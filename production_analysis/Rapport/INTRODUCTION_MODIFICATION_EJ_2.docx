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6FC8EE" w14:textId="21CC3217" w:rsidR="00595651" w:rsidRPr="003218D2" w:rsidDel="00B16AB9" w:rsidRDefault="00595651">
      <w:pPr>
        <w:pStyle w:val="Titre1"/>
        <w:ind w:left="0"/>
        <w:rPr>
          <w:del w:id="0" w:author="hp" w:date="2025-03-04T22:22:00Z"/>
          <w:sz w:val="28"/>
        </w:rPr>
      </w:pPr>
      <w:bookmarkStart w:id="1" w:name="_Toc191769597"/>
      <w:bookmarkStart w:id="2" w:name="_Toc191840149"/>
      <w:del w:id="3" w:author="hp" w:date="2025-03-04T22:22:00Z">
        <w:r w:rsidRPr="003218D2" w:rsidDel="00B16AB9">
          <w:rPr>
            <w:sz w:val="28"/>
          </w:rPr>
          <w:delText>INTRODUCTION</w:delText>
        </w:r>
        <w:bookmarkEnd w:id="1"/>
        <w:bookmarkEnd w:id="2"/>
        <w:r w:rsidDel="00B16AB9">
          <w:rPr>
            <w:sz w:val="28"/>
          </w:rPr>
          <w:delText xml:space="preserve"> A MODIFIER</w:delText>
        </w:r>
      </w:del>
    </w:p>
    <w:p w14:paraId="277C2914" w14:textId="45333A97" w:rsidR="00595651" w:rsidRPr="00456371" w:rsidDel="00B16AB9" w:rsidRDefault="00595651">
      <w:pPr>
        <w:pStyle w:val="Titre1"/>
        <w:ind w:left="0"/>
        <w:rPr>
          <w:del w:id="4" w:author="hp" w:date="2025-03-04T22:22:00Z"/>
          <w:rFonts w:eastAsia="Times New Roman"/>
        </w:rPr>
        <w:pPrChange w:id="5" w:author="hp" w:date="2025-03-04T22:22:00Z">
          <w:pPr>
            <w:spacing w:before="240" w:line="360" w:lineRule="auto"/>
            <w:jc w:val="both"/>
          </w:pPr>
        </w:pPrChange>
      </w:pPr>
      <w:del w:id="6" w:author="hp" w:date="2025-03-04T22:22:00Z">
        <w:r w:rsidRPr="21EB3A77" w:rsidDel="00B16AB9">
          <w:rPr>
            <w:rFonts w:eastAsia="Times New Roman"/>
          </w:rPr>
          <w:delText>Dans le contexte mondial actuel, la question de la pauvreté demeure au centre des préoccupations. C’est un phénomène présent aussi bien dans les pays développés que dans les pays sous-développés, faisant preuve d’une attention particulière des institutions internationales et des gouvernants. Pour preuve, de nombreuse</w:delText>
        </w:r>
        <w:r w:rsidDel="00B16AB9">
          <w:rPr>
            <w:rFonts w:eastAsia="Times New Roman"/>
          </w:rPr>
          <w:delText>s</w:delText>
        </w:r>
        <w:r w:rsidRPr="21EB3A77" w:rsidDel="00B16AB9">
          <w:rPr>
            <w:rFonts w:eastAsia="Times New Roman"/>
          </w:rPr>
          <w:delText xml:space="preserve"> initiatives mondiales pour le progrès humain et la durabilité telles que les </w:delText>
        </w:r>
        <w:r w:rsidDel="00B16AB9">
          <w:rPr>
            <w:rFonts w:eastAsia="Times New Roman"/>
          </w:rPr>
          <w:delText>O</w:delText>
        </w:r>
        <w:r w:rsidRPr="21EB3A77" w:rsidDel="00B16AB9">
          <w:rPr>
            <w:rFonts w:eastAsia="Times New Roman"/>
          </w:rPr>
          <w:delText xml:space="preserve">bjectifs du </w:delText>
        </w:r>
        <w:r w:rsidDel="00B16AB9">
          <w:rPr>
            <w:rFonts w:eastAsia="Times New Roman"/>
          </w:rPr>
          <w:delText>M</w:delText>
        </w:r>
        <w:r w:rsidRPr="21EB3A77" w:rsidDel="00B16AB9">
          <w:rPr>
            <w:rFonts w:eastAsia="Times New Roman"/>
          </w:rPr>
          <w:delText xml:space="preserve">illénaire pour le </w:delText>
        </w:r>
        <w:r w:rsidDel="00B16AB9">
          <w:rPr>
            <w:rFonts w:eastAsia="Times New Roman"/>
          </w:rPr>
          <w:delText>D</w:delText>
        </w:r>
        <w:r w:rsidRPr="21EB3A77" w:rsidDel="00B16AB9">
          <w:rPr>
            <w:rFonts w:eastAsia="Times New Roman"/>
          </w:rPr>
          <w:delText xml:space="preserve">éveloppement (OMD) et sa continuité les </w:delText>
        </w:r>
        <w:r w:rsidDel="00B16AB9">
          <w:rPr>
            <w:rFonts w:eastAsia="Times New Roman"/>
          </w:rPr>
          <w:delText>O</w:delText>
        </w:r>
        <w:r w:rsidRPr="21EB3A77" w:rsidDel="00B16AB9">
          <w:rPr>
            <w:rFonts w:eastAsia="Times New Roman"/>
          </w:rPr>
          <w:delText xml:space="preserve">bjectifs de </w:delText>
        </w:r>
        <w:r w:rsidDel="00B16AB9">
          <w:rPr>
            <w:rFonts w:eastAsia="Times New Roman"/>
          </w:rPr>
          <w:delText>D</w:delText>
        </w:r>
        <w:r w:rsidRPr="21EB3A77" w:rsidDel="00B16AB9">
          <w:rPr>
            <w:rFonts w:eastAsia="Times New Roman"/>
          </w:rPr>
          <w:delText xml:space="preserve">éveloppement </w:delText>
        </w:r>
        <w:r w:rsidDel="00B16AB9">
          <w:rPr>
            <w:rFonts w:eastAsia="Times New Roman"/>
          </w:rPr>
          <w:delText>D</w:delText>
        </w:r>
        <w:r w:rsidRPr="21EB3A77" w:rsidDel="00B16AB9">
          <w:rPr>
            <w:rFonts w:eastAsia="Times New Roman"/>
          </w:rPr>
          <w:delText>urables (ODD) tentent de remédier à ce phénomène.</w:delText>
        </w:r>
      </w:del>
    </w:p>
    <w:p w14:paraId="6140BD34" w14:textId="66FFCE9A" w:rsidR="00595651" w:rsidRPr="00456371" w:rsidDel="00B16AB9" w:rsidRDefault="00595651">
      <w:pPr>
        <w:pStyle w:val="Titre1"/>
        <w:ind w:left="0"/>
        <w:rPr>
          <w:del w:id="7" w:author="hp" w:date="2025-03-04T22:22:00Z"/>
          <w:rFonts w:eastAsia="Times New Roman"/>
        </w:rPr>
        <w:pPrChange w:id="8" w:author="hp" w:date="2025-03-04T22:22:00Z">
          <w:pPr>
            <w:spacing w:before="240" w:line="360" w:lineRule="auto"/>
            <w:jc w:val="both"/>
          </w:pPr>
        </w:pPrChange>
      </w:pPr>
      <w:del w:id="9" w:author="hp" w:date="2025-03-04T22:22:00Z">
        <w:r w:rsidRPr="21EB3A77" w:rsidDel="00B16AB9">
          <w:rPr>
            <w:rFonts w:eastAsia="Times New Roman"/>
          </w:rPr>
          <w:delText>En effet, de 2000 à 2015</w:delText>
        </w:r>
        <w:r w:rsidDel="00B16AB9">
          <w:rPr>
            <w:rFonts w:eastAsia="Times New Roman"/>
          </w:rPr>
          <w:delText>,</w:delText>
        </w:r>
        <w:r w:rsidRPr="21EB3A77" w:rsidDel="00B16AB9">
          <w:rPr>
            <w:rFonts w:eastAsia="Times New Roman"/>
          </w:rPr>
          <w:delText xml:space="preserve"> les OMD avaient pour objectif premier d</w:delText>
        </w:r>
        <w:r w:rsidDel="00B16AB9">
          <w:rPr>
            <w:rFonts w:eastAsia="Times New Roman"/>
          </w:rPr>
          <w:delText>’</w:delText>
        </w:r>
        <w:r w:rsidRPr="21EB3A77" w:rsidDel="00B16AB9">
          <w:rPr>
            <w:rFonts w:eastAsia="Times New Roman"/>
          </w:rPr>
          <w:delText>éliminer l’extrême pauvreté et la faim dans le monde. Cette volonté de réduire la pauvreté dans le monde s’est poursuivie après la fin des OMD par la mise sur pieds des ODD pour la période de 2016 à 2030</w:delText>
        </w:r>
        <w:r w:rsidDel="00B16AB9">
          <w:rPr>
            <w:rFonts w:eastAsia="Times New Roman"/>
          </w:rPr>
          <w:delText xml:space="preserve"> d</w:delText>
        </w:r>
        <w:r w:rsidRPr="21EB3A77" w:rsidDel="00B16AB9">
          <w:rPr>
            <w:rFonts w:eastAsia="Times New Roman"/>
          </w:rPr>
          <w:delText xml:space="preserve">ont le premier objectif est « Pas de pauvreté » (ODD1). </w:delText>
        </w:r>
      </w:del>
    </w:p>
    <w:p w14:paraId="0BA76509" w14:textId="5B112815" w:rsidR="00595651" w:rsidRPr="00456371" w:rsidDel="00B16AB9" w:rsidRDefault="00595651">
      <w:pPr>
        <w:pStyle w:val="Titre1"/>
        <w:ind w:left="0"/>
        <w:rPr>
          <w:del w:id="10" w:author="hp" w:date="2025-03-04T22:22:00Z"/>
          <w:rFonts w:eastAsia="Times New Roman"/>
        </w:rPr>
        <w:pPrChange w:id="11" w:author="hp" w:date="2025-03-04T22:22:00Z">
          <w:pPr>
            <w:spacing w:before="240" w:line="360" w:lineRule="auto"/>
            <w:jc w:val="both"/>
          </w:pPr>
        </w:pPrChange>
      </w:pPr>
      <w:del w:id="12" w:author="hp" w:date="2025-03-04T22:22:00Z">
        <w:r w:rsidRPr="21EB3A77" w:rsidDel="00B16AB9">
          <w:rPr>
            <w:rFonts w:eastAsia="Times New Roman"/>
          </w:rPr>
          <w:delText>Le taux de pauvreté mondiale a connu une grande évolution d’années en années. En 1981, il était de 43,8% puis est passé à 22,9% en 2000 avec le lancement des OMD. En 2015, lors de la clôture des OMD, le taux de pauvreté mondial s’élevait à 10,6%. De 2016 à 2022 avec les ODD, le taux de pauvreté mondial est passé de 10,4% à 9% (WDI, 2024). Malgré cette baisse mondiale, la réduction de la pauvreté demeure particulièrement lente en Afrique subsaharienne avec un taux de pauvreté évalué à 36,7% en 2019 contre 54,7% en 1990.</w:delText>
        </w:r>
        <w:r w:rsidDel="00B16AB9">
          <w:rPr>
            <w:rFonts w:eastAsia="Times New Roman"/>
          </w:rPr>
          <w:delText xml:space="preserve"> </w:delText>
        </w:r>
        <w:r w:rsidRPr="21EB3A77" w:rsidDel="00B16AB9">
          <w:rPr>
            <w:rFonts w:eastAsia="Times New Roman"/>
          </w:rPr>
          <w:delText>Dans le contexte ivoirien, la croissance économique enregistrée n’a pas été suffisamment durable car le taux de pauvreté est resté relativement élevée, 39,4% en 2018 contre 48,9% en 2008 (INS, 2018).</w:delText>
        </w:r>
      </w:del>
    </w:p>
    <w:p w14:paraId="2FDBC863" w14:textId="04AA1775" w:rsidR="00595651" w:rsidRPr="00456371" w:rsidDel="00B16AB9" w:rsidRDefault="00595651">
      <w:pPr>
        <w:pStyle w:val="Titre1"/>
        <w:ind w:left="0"/>
        <w:rPr>
          <w:del w:id="13" w:author="hp" w:date="2025-03-04T22:22:00Z"/>
          <w:rFonts w:eastAsia="Times New Roman"/>
        </w:rPr>
        <w:pPrChange w:id="14" w:author="hp" w:date="2025-03-04T22:22:00Z">
          <w:pPr>
            <w:spacing w:before="240" w:line="360" w:lineRule="auto"/>
            <w:jc w:val="both"/>
          </w:pPr>
        </w:pPrChange>
      </w:pPr>
      <w:del w:id="15" w:author="hp" w:date="2025-03-04T22:22:00Z">
        <w:r w:rsidRPr="21EB3A77" w:rsidDel="00B16AB9">
          <w:rPr>
            <w:rFonts w:eastAsia="Times New Roman"/>
          </w:rPr>
          <w:delText xml:space="preserve">Pour juguler ce problème, divers plans d’action ont été élaborés. Il s’agit de politiques économiques, d’inspiration keynésienne, principalement axées sur la relance économique, la création d’emploi et l’éducation (Banque Mondiale, 2019 ; PND, 2016-2020). En effet, dans l’optique général et selon les études menées sur la pauvreté, l’emploi est le principal remède à la pauvreté dans la mesure où il est une source d'indépendance et de bien-être (Waddell et Burton, 2006) à la fois financier, social et une source d’auto-valorisation pour le travailleur (Llena-Nozal, 2009). Selon Fields (2012), l'emploi constitue le principal mécanisme de sortie de la pauvreté dans les pays en développement. Ses recherches démontrent que l'accès à un emploi stable permet non seulement d'accroître les revenus des ménages mais aussi d'améliorer leur résilience face aux chocs économiques. </w:delText>
        </w:r>
      </w:del>
    </w:p>
    <w:p w14:paraId="1DA347B2" w14:textId="6F326141" w:rsidR="00595651" w:rsidRPr="00456371" w:rsidDel="00B16AB9" w:rsidRDefault="00595651">
      <w:pPr>
        <w:pStyle w:val="Titre1"/>
        <w:ind w:left="0"/>
        <w:rPr>
          <w:del w:id="16" w:author="hp" w:date="2025-03-04T22:22:00Z"/>
          <w:rFonts w:eastAsia="Times New Roman"/>
        </w:rPr>
        <w:pPrChange w:id="17" w:author="hp" w:date="2025-03-04T22:22:00Z">
          <w:pPr>
            <w:spacing w:before="240" w:line="360" w:lineRule="auto"/>
            <w:jc w:val="both"/>
          </w:pPr>
        </w:pPrChange>
      </w:pPr>
      <w:del w:id="18" w:author="hp" w:date="2025-03-04T22:22:00Z">
        <w:r w:rsidRPr="00E20240" w:rsidDel="00B16AB9">
          <w:rPr>
            <w:rFonts w:eastAsia="Times New Roman"/>
          </w:rPr>
          <w:delText xml:space="preserve">Chen et Ravallion (2013) </w:delText>
        </w:r>
        <w:r w:rsidRPr="21EB3A77" w:rsidDel="00B16AB9">
          <w:rPr>
            <w:rFonts w:eastAsia="Times New Roman"/>
          </w:rPr>
          <w:delText>ont établi, à travers une étude empirique sur plusieurs pays en développement, une forte corrélation entre la création d'emplois formels et la réduction durable de la pauvreté. Leurs recherches montrent que les pays ayant réussi à réduire significativement la pauvreté sont ceux qui ont mis en place des politiques efficaces de création d'emplois.</w:delText>
        </w:r>
      </w:del>
    </w:p>
    <w:p w14:paraId="1C024751" w14:textId="3C77C249" w:rsidR="00595651" w:rsidRPr="00456371" w:rsidDel="00B16AB9" w:rsidRDefault="00595651">
      <w:pPr>
        <w:pStyle w:val="Titre1"/>
        <w:ind w:left="0"/>
        <w:rPr>
          <w:del w:id="19" w:author="hp" w:date="2025-03-04T22:22:00Z"/>
          <w:rFonts w:eastAsia="Times New Roman"/>
        </w:rPr>
        <w:pPrChange w:id="20" w:author="hp" w:date="2025-03-04T22:22:00Z">
          <w:pPr>
            <w:spacing w:before="240" w:line="360" w:lineRule="auto"/>
            <w:jc w:val="both"/>
          </w:pPr>
        </w:pPrChange>
      </w:pPr>
      <w:del w:id="21" w:author="hp" w:date="2025-03-04T22:22:00Z">
        <w:r w:rsidRPr="21EB3A77" w:rsidDel="00B16AB9">
          <w:rPr>
            <w:rFonts w:eastAsia="Times New Roman"/>
          </w:rPr>
          <w:delText>Les travaux de Banerjee et Duflo (201</w:delText>
        </w:r>
        <w:r w:rsidDel="00B16AB9">
          <w:rPr>
            <w:rFonts w:eastAsia="Times New Roman"/>
          </w:rPr>
          <w:delText>3</w:delText>
        </w:r>
        <w:r w:rsidRPr="21EB3A77" w:rsidDel="00B16AB9">
          <w:rPr>
            <w:rFonts w:eastAsia="Times New Roman"/>
          </w:rPr>
          <w:delText>) viennent enrichir cette analyse en démontrant que l'emploi stable permet de briser le cercle vicieux de la pauvreté en assurant un revenu régulier, facilitant l'accès aux services de santé, permettant d'investir dans l'éducation des enfants</w:delText>
        </w:r>
        <w:r w:rsidDel="00B16AB9">
          <w:rPr>
            <w:rFonts w:eastAsia="Times New Roman"/>
          </w:rPr>
          <w:delText xml:space="preserve"> et</w:delText>
        </w:r>
        <w:r w:rsidRPr="21EB3A77" w:rsidDel="00B16AB9">
          <w:rPr>
            <w:rFonts w:eastAsia="Times New Roman"/>
          </w:rPr>
          <w:delText xml:space="preserve"> développant le capital social.</w:delText>
        </w:r>
      </w:del>
    </w:p>
    <w:p w14:paraId="1E76A520" w14:textId="434D3FFA" w:rsidR="00595651" w:rsidRPr="00456371" w:rsidDel="00B16AB9" w:rsidRDefault="00595651">
      <w:pPr>
        <w:pStyle w:val="Titre1"/>
        <w:ind w:left="0"/>
        <w:rPr>
          <w:del w:id="22" w:author="hp" w:date="2025-03-04T22:22:00Z"/>
          <w:rFonts w:eastAsia="Times New Roman"/>
        </w:rPr>
        <w:pPrChange w:id="23" w:author="hp" w:date="2025-03-04T22:22:00Z">
          <w:pPr>
            <w:spacing w:before="240" w:line="360" w:lineRule="auto"/>
            <w:jc w:val="both"/>
          </w:pPr>
        </w:pPrChange>
      </w:pPr>
      <w:del w:id="24" w:author="hp" w:date="2025-03-04T22:22:00Z">
        <w:r w:rsidRPr="21EB3A77" w:rsidDel="00B16AB9">
          <w:rPr>
            <w:rFonts w:eastAsia="Times New Roman"/>
          </w:rPr>
          <w:delText>De même, les recherches de Klasen et Pieters (2015) soulignent que l'emploi, particulièrement celui des femmes, joue un rôle crucial dans la réduction de la pauvreté des ménages et l'amélioration du bien-être des enfants. Cette littérature scientifique vient donc conforter les observations de Waddell et Burton (2006) et Llena-Nozal (2009) sur le rôle central de l'emploi comme vecteur d'émancipation sociale et économique. Elle justifie également la pertinence des politiques keynésiennes axées sur la création d'emplois dans la lutte contre la pauvreté.</w:delText>
        </w:r>
      </w:del>
    </w:p>
    <w:p w14:paraId="48A98707" w14:textId="4BE9727E" w:rsidR="00595651" w:rsidRPr="00456371" w:rsidDel="00B16AB9" w:rsidRDefault="00595651">
      <w:pPr>
        <w:pStyle w:val="Titre1"/>
        <w:ind w:left="0"/>
        <w:rPr>
          <w:del w:id="25" w:author="hp" w:date="2025-03-04T22:22:00Z"/>
          <w:rFonts w:eastAsia="Times New Roman"/>
          <w:color w:val="FF0000"/>
        </w:rPr>
        <w:pPrChange w:id="26" w:author="hp" w:date="2025-03-04T22:22:00Z">
          <w:pPr>
            <w:spacing w:before="240" w:line="360" w:lineRule="auto"/>
            <w:jc w:val="both"/>
          </w:pPr>
        </w:pPrChange>
      </w:pPr>
      <w:del w:id="27" w:author="hp" w:date="2025-03-04T22:22:00Z">
        <w:r w:rsidRPr="21EB3A77" w:rsidDel="00B16AB9">
          <w:rPr>
            <w:rFonts w:eastAsia="Times New Roman"/>
          </w:rPr>
          <w:delText>Durant la décennie 2010-2020, la Cote d’Ivoire a enregistré une forte performance économique, avec un taux de croissance allant de -7,3% en 2011 à 4,4% en 2021 ; cette croissance s’est accompagnée d’une création massive d’emplois d’où la réduction du taux de chômage qui passe de 7,2% en 2012 à 2,4% en 2019 (Ilostat, 2019), témoignant de l’efficacité des politiques favorables à l’emploi mises en place.</w:delText>
        </w:r>
      </w:del>
    </w:p>
    <w:p w14:paraId="2AADFF8C" w14:textId="1DA6B707" w:rsidR="00595651" w:rsidRPr="00456371" w:rsidDel="00B16AB9" w:rsidRDefault="00595651">
      <w:pPr>
        <w:pStyle w:val="Titre1"/>
        <w:ind w:left="0"/>
        <w:rPr>
          <w:del w:id="28" w:author="hp" w:date="2025-03-04T22:22:00Z"/>
          <w:rFonts w:eastAsia="Times New Roman"/>
        </w:rPr>
        <w:pPrChange w:id="29" w:author="hp" w:date="2025-03-04T22:22:00Z">
          <w:pPr>
            <w:spacing w:before="240" w:line="360" w:lineRule="auto"/>
            <w:jc w:val="both"/>
          </w:pPr>
        </w:pPrChange>
      </w:pPr>
      <w:del w:id="30" w:author="hp" w:date="2025-03-04T22:22:00Z">
        <w:r w:rsidRPr="00456371" w:rsidDel="00B16AB9">
          <w:rPr>
            <w:rFonts w:eastAsia="Times New Roman"/>
          </w:rPr>
          <w:delText xml:space="preserve">Cependant, malgré la quantité d’emplois créés (2,8 millions entre 2011 et 2019), </w:delText>
        </w:r>
        <w:r w:rsidRPr="00456371" w:rsidDel="00B16AB9">
          <w:rPr>
            <w:rStyle w:val="Appelnotedebasdep"/>
            <w:rFonts w:eastAsia="Times New Roman"/>
          </w:rPr>
          <w:footnoteReference w:id="1"/>
        </w:r>
        <w:r w:rsidRPr="00456371" w:rsidDel="00B16AB9">
          <w:rPr>
            <w:rFonts w:eastAsia="Times New Roman"/>
          </w:rPr>
          <w:delText>la pauvreté demeure à tels point que certains individus en emploi ne parviennent pas à couvrir leurs besoins de base ainsi que ceux de leur ménage. Avec un taux de chômage bas et un taux de pauvreté élevé, on peut déduire que les individus en situation de pauvreté sont généralement en empl</w:delText>
        </w:r>
        <w:r w:rsidDel="00B16AB9">
          <w:rPr>
            <w:rFonts w:eastAsia="Times New Roman"/>
          </w:rPr>
          <w:delText>oi (des travailleurs pauvres</w:delText>
        </w:r>
        <w:r w:rsidRPr="00456371" w:rsidDel="00B16AB9">
          <w:rPr>
            <w:rFonts w:eastAsia="Times New Roman"/>
          </w:rPr>
          <w:delText>).</w:delText>
        </w:r>
      </w:del>
    </w:p>
    <w:p w14:paraId="703155D4" w14:textId="7BE2AD2A" w:rsidR="00595651" w:rsidRPr="00456371" w:rsidDel="00B16AB9" w:rsidRDefault="00595651">
      <w:pPr>
        <w:pStyle w:val="Titre1"/>
        <w:ind w:left="0"/>
        <w:rPr>
          <w:del w:id="33" w:author="hp" w:date="2025-03-04T22:22:00Z"/>
          <w:rFonts w:eastAsia="Times New Roman"/>
        </w:rPr>
        <w:pPrChange w:id="34" w:author="hp" w:date="2025-03-04T22:22:00Z">
          <w:pPr>
            <w:spacing w:before="240" w:line="360" w:lineRule="auto"/>
            <w:jc w:val="both"/>
          </w:pPr>
        </w:pPrChange>
      </w:pPr>
      <w:del w:id="35" w:author="hp" w:date="2025-03-04T22:22:00Z">
        <w:r w:rsidRPr="00456371" w:rsidDel="00B16AB9">
          <w:rPr>
            <w:rFonts w:eastAsia="Times New Roman"/>
          </w:rPr>
          <w:delText>La question des travailleurs pauvres est depuis 2000 avec Lagarenne et Legendre devenu un sujet phare. Le travailleur pauvre est considéré comme étant une personne en emploi mais vivant dans un ménage pauvre. Cette situation soulève des interrogations cruciales sur la viabilité des emplois actuels, la redistribution des richesses et les politiques sociales en place. C’est à juste titre que l’une des sous-composante de l’ODD1 est « la diminution du pourcentage de travailleurs pauvres ».</w:delText>
        </w:r>
      </w:del>
    </w:p>
    <w:p w14:paraId="2FB69A28" w14:textId="50EBAD72" w:rsidR="00595651" w:rsidRPr="00456371" w:rsidDel="00B16AB9" w:rsidRDefault="00595651">
      <w:pPr>
        <w:pStyle w:val="Titre1"/>
        <w:ind w:left="0"/>
        <w:rPr>
          <w:del w:id="36" w:author="hp" w:date="2025-03-04T22:22:00Z"/>
          <w:rFonts w:eastAsia="Times New Roman"/>
        </w:rPr>
        <w:pPrChange w:id="37" w:author="hp" w:date="2025-03-04T22:22:00Z">
          <w:pPr>
            <w:spacing w:before="240" w:line="360" w:lineRule="auto"/>
            <w:jc w:val="both"/>
          </w:pPr>
        </w:pPrChange>
      </w:pPr>
      <w:del w:id="38" w:author="hp" w:date="2025-03-04T22:22:00Z">
        <w:r w:rsidRPr="00456371" w:rsidDel="00B16AB9">
          <w:rPr>
            <w:rFonts w:eastAsia="Times New Roman"/>
          </w:rPr>
          <w:delText xml:space="preserve">En Afrique subsaharienne, 1 employé sur 3 est un travailleur pauvre, taux le plus élevé au monde (Rapport synthèse ODD, 2021). En côte d’Ivoire, sur la base 2,15 dollars PPA, on évalue le taux de travailleurs en situation d’extrême pauvreté </w:delText>
        </w:r>
        <w:r w:rsidDel="00B16AB9">
          <w:rPr>
            <w:rFonts w:eastAsia="Times New Roman"/>
          </w:rPr>
          <w:delText>à</w:delText>
        </w:r>
        <w:r w:rsidRPr="00456371" w:rsidDel="00B16AB9">
          <w:rPr>
            <w:rFonts w:eastAsia="Times New Roman"/>
          </w:rPr>
          <w:delText xml:space="preserve"> 14,86% en 2018 contre 33,22% en 2010. L’évaluation s’étant faite sur ce seuil, supérieure au seuil de pauvreté national, le taux national de travailleur pauvre est de ce fait sous-évalué.</w:delText>
        </w:r>
      </w:del>
    </w:p>
    <w:p w14:paraId="0B44B8FE" w14:textId="04153243" w:rsidR="00595651" w:rsidRPr="00456371" w:rsidDel="00B16AB9" w:rsidRDefault="00595651">
      <w:pPr>
        <w:pStyle w:val="Titre1"/>
        <w:ind w:left="0"/>
        <w:rPr>
          <w:del w:id="39" w:author="hp" w:date="2025-03-04T22:22:00Z"/>
          <w:rFonts w:eastAsia="Times New Roman"/>
        </w:rPr>
        <w:pPrChange w:id="40" w:author="hp" w:date="2025-03-04T22:22:00Z">
          <w:pPr>
            <w:spacing w:before="240" w:line="360" w:lineRule="auto"/>
            <w:jc w:val="both"/>
          </w:pPr>
        </w:pPrChange>
      </w:pPr>
      <w:del w:id="41" w:author="hp" w:date="2025-03-04T22:22:00Z">
        <w:r w:rsidRPr="00456371" w:rsidDel="00B16AB9">
          <w:rPr>
            <w:rFonts w:eastAsia="Times New Roman"/>
          </w:rPr>
          <w:delText xml:space="preserve">Partant de tout ce qui précède, il serait judicieux de chercher à savoir les causes de la pauvreté chez les travailleurs et établir un profilage pour des actions plus ciblées. </w:delText>
        </w:r>
      </w:del>
    </w:p>
    <w:p w14:paraId="66798E2F" w14:textId="7B13C533" w:rsidR="00595651" w:rsidRPr="00456371" w:rsidDel="00B16AB9" w:rsidRDefault="00595651">
      <w:pPr>
        <w:pStyle w:val="Titre1"/>
        <w:ind w:left="0"/>
        <w:rPr>
          <w:del w:id="42" w:author="hp" w:date="2025-03-04T22:22:00Z"/>
          <w:rFonts w:eastAsia="Times New Roman"/>
        </w:rPr>
        <w:pPrChange w:id="43" w:author="hp" w:date="2025-03-04T22:22:00Z">
          <w:pPr>
            <w:spacing w:before="240" w:line="360" w:lineRule="auto"/>
            <w:jc w:val="both"/>
          </w:pPr>
        </w:pPrChange>
      </w:pPr>
      <w:del w:id="44" w:author="hp" w:date="2025-03-04T22:22:00Z">
        <w:r w:rsidRPr="21EB3A77" w:rsidDel="00B16AB9">
          <w:rPr>
            <w:rFonts w:eastAsia="Times New Roman"/>
          </w:rPr>
          <w:delText>Pour cette étude, notre objectif principal sera d’expliquer la pauvreté monétaire des travailleurs en Côte d’Ivoire par l’établissement de leur profil sociodémographique. </w:delText>
        </w:r>
      </w:del>
    </w:p>
    <w:p w14:paraId="60509DD4" w14:textId="01E149D3" w:rsidR="00595651" w:rsidRPr="00456371" w:rsidDel="00B16AB9" w:rsidRDefault="00595651">
      <w:pPr>
        <w:pStyle w:val="Titre1"/>
        <w:ind w:left="0"/>
        <w:rPr>
          <w:del w:id="45" w:author="hp" w:date="2025-03-04T22:22:00Z"/>
          <w:rFonts w:eastAsia="Times New Roman"/>
        </w:rPr>
        <w:pPrChange w:id="46" w:author="hp" w:date="2025-03-04T22:22:00Z">
          <w:pPr>
            <w:spacing w:before="240" w:line="360" w:lineRule="auto"/>
            <w:jc w:val="both"/>
          </w:pPr>
        </w:pPrChange>
      </w:pPr>
      <w:del w:id="47" w:author="hp" w:date="2025-03-04T22:22:00Z">
        <w:r w:rsidRPr="00456371" w:rsidDel="00B16AB9">
          <w:rPr>
            <w:rFonts w:eastAsia="Times New Roman"/>
          </w:rPr>
          <w:delText>De manière spécifique, nous chercherons :</w:delText>
        </w:r>
      </w:del>
    </w:p>
    <w:p w14:paraId="0FC3B86B" w14:textId="50A92F79" w:rsidR="00595651" w:rsidRPr="00456371" w:rsidDel="00B16AB9" w:rsidRDefault="00595651">
      <w:pPr>
        <w:pStyle w:val="Titre1"/>
        <w:ind w:left="0"/>
        <w:rPr>
          <w:del w:id="48" w:author="hp" w:date="2025-03-04T22:22:00Z"/>
          <w:rFonts w:eastAsia="Times New Roman"/>
        </w:rPr>
        <w:pPrChange w:id="49" w:author="hp" w:date="2025-03-04T22:22:00Z">
          <w:pPr>
            <w:numPr>
              <w:numId w:val="1"/>
            </w:numPr>
            <w:tabs>
              <w:tab w:val="num" w:pos="720"/>
            </w:tabs>
            <w:spacing w:before="240" w:line="360" w:lineRule="auto"/>
            <w:ind w:left="720" w:hanging="360"/>
            <w:jc w:val="both"/>
          </w:pPr>
        </w:pPrChange>
      </w:pPr>
      <w:del w:id="50" w:author="hp" w:date="2025-03-04T22:22:00Z">
        <w:r w:rsidRPr="00456371" w:rsidDel="00B16AB9">
          <w:rPr>
            <w:rFonts w:eastAsia="Times New Roman"/>
          </w:rPr>
          <w:delText>A établir le profil sociodémographique des travailleurs en situation de pauvreté en Côte d’Ivoire ;</w:delText>
        </w:r>
      </w:del>
    </w:p>
    <w:p w14:paraId="628691A6" w14:textId="5F64F52E" w:rsidR="00595651" w:rsidRPr="00456371" w:rsidDel="00B16AB9" w:rsidRDefault="00595651">
      <w:pPr>
        <w:pStyle w:val="Titre1"/>
        <w:ind w:left="0"/>
        <w:rPr>
          <w:del w:id="51" w:author="hp" w:date="2025-03-04T22:22:00Z"/>
          <w:rFonts w:eastAsia="Times New Roman"/>
        </w:rPr>
        <w:pPrChange w:id="52" w:author="hp" w:date="2025-03-04T22:22:00Z">
          <w:pPr>
            <w:numPr>
              <w:numId w:val="1"/>
            </w:numPr>
            <w:tabs>
              <w:tab w:val="num" w:pos="720"/>
            </w:tabs>
            <w:spacing w:before="240" w:line="360" w:lineRule="auto"/>
            <w:ind w:left="720" w:hanging="360"/>
            <w:jc w:val="both"/>
          </w:pPr>
        </w:pPrChange>
      </w:pPr>
      <w:del w:id="53" w:author="hp" w:date="2025-03-04T22:22:00Z">
        <w:r w:rsidRPr="00456371" w:rsidDel="00B16AB9">
          <w:rPr>
            <w:rFonts w:eastAsia="Times New Roman"/>
          </w:rPr>
          <w:delText>A déterminer les facteurs explicatifs de la pauvreté des travailleurs en Côte d’Ivoire.</w:delText>
        </w:r>
      </w:del>
    </w:p>
    <w:p w14:paraId="5F8E70A8" w14:textId="6C618CAB" w:rsidR="00595651" w:rsidRPr="00456371" w:rsidDel="00B16AB9" w:rsidRDefault="00595651">
      <w:pPr>
        <w:pStyle w:val="Titre1"/>
        <w:ind w:left="0"/>
        <w:rPr>
          <w:del w:id="54" w:author="hp" w:date="2025-03-04T22:22:00Z"/>
          <w:rFonts w:eastAsia="Times New Roman"/>
        </w:rPr>
        <w:pPrChange w:id="55" w:author="hp" w:date="2025-03-04T22:22:00Z">
          <w:pPr>
            <w:spacing w:before="240" w:line="360" w:lineRule="auto"/>
            <w:jc w:val="both"/>
          </w:pPr>
        </w:pPrChange>
      </w:pPr>
      <w:del w:id="56" w:author="hp" w:date="2025-03-04T22:22:00Z">
        <w:r w:rsidRPr="00456371" w:rsidDel="00B16AB9">
          <w:rPr>
            <w:rFonts w:eastAsia="Times New Roman"/>
          </w:rPr>
          <w:delText>Les hypothèses que nous émettons sont les suivantes :</w:delText>
        </w:r>
      </w:del>
    </w:p>
    <w:p w14:paraId="7684D7B0" w14:textId="42BDA5F4" w:rsidR="00595651" w:rsidRPr="00456371" w:rsidDel="00B16AB9" w:rsidRDefault="00595651">
      <w:pPr>
        <w:pStyle w:val="Titre1"/>
        <w:ind w:left="0"/>
        <w:rPr>
          <w:del w:id="57" w:author="hp" w:date="2025-03-04T22:22:00Z"/>
          <w:rFonts w:eastAsia="Times New Roman"/>
        </w:rPr>
        <w:pPrChange w:id="58" w:author="hp" w:date="2025-03-04T22:22:00Z">
          <w:pPr>
            <w:numPr>
              <w:numId w:val="2"/>
            </w:numPr>
            <w:tabs>
              <w:tab w:val="num" w:pos="720"/>
            </w:tabs>
            <w:spacing w:before="240" w:line="360" w:lineRule="auto"/>
            <w:ind w:left="720" w:hanging="360"/>
            <w:jc w:val="both"/>
          </w:pPr>
        </w:pPrChange>
      </w:pPr>
      <w:del w:id="59" w:author="hp" w:date="2025-03-04T22:22:00Z">
        <w:r w:rsidRPr="00456371" w:rsidDel="00B16AB9">
          <w:rPr>
            <w:rFonts w:eastAsia="Times New Roman"/>
          </w:rPr>
          <w:delText>La situation des travailleurs pauvres en Côte d’Ivoire est fonction du type d’emploi, de la taille du ménage ainsi que de sa composition ;</w:delText>
        </w:r>
      </w:del>
    </w:p>
    <w:p w14:paraId="6153620A" w14:textId="131372ED" w:rsidR="00595651" w:rsidRPr="00456371" w:rsidDel="00B16AB9" w:rsidRDefault="00595651">
      <w:pPr>
        <w:pStyle w:val="Titre1"/>
        <w:ind w:left="0"/>
        <w:rPr>
          <w:del w:id="60" w:author="hp" w:date="2025-03-04T22:22:00Z"/>
          <w:rFonts w:eastAsia="Times New Roman"/>
        </w:rPr>
        <w:pPrChange w:id="61" w:author="hp" w:date="2025-03-04T22:22:00Z">
          <w:pPr>
            <w:numPr>
              <w:numId w:val="2"/>
            </w:numPr>
            <w:tabs>
              <w:tab w:val="num" w:pos="720"/>
            </w:tabs>
            <w:spacing w:before="240" w:line="360" w:lineRule="auto"/>
            <w:ind w:left="720" w:hanging="360"/>
            <w:jc w:val="both"/>
          </w:pPr>
        </w:pPrChange>
      </w:pPr>
      <w:del w:id="62" w:author="hp" w:date="2025-03-04T22:22:00Z">
        <w:r w:rsidRPr="00456371" w:rsidDel="00B16AB9">
          <w:rPr>
            <w:rFonts w:eastAsia="Times New Roman"/>
          </w:rPr>
          <w:delText>Les caractéristiques sociodémographiques et le secteur d’activité sont des facteurs déterminants de la pauvreté des travailleurs.</w:delText>
        </w:r>
      </w:del>
    </w:p>
    <w:p w14:paraId="56E4F113" w14:textId="39BAA600" w:rsidR="00595651" w:rsidRPr="00456371" w:rsidDel="00B16AB9" w:rsidRDefault="00595651">
      <w:pPr>
        <w:pStyle w:val="Titre1"/>
        <w:ind w:left="0"/>
        <w:rPr>
          <w:del w:id="63" w:author="hp" w:date="2025-03-04T22:22:00Z"/>
          <w:rFonts w:eastAsia="Times New Roman"/>
        </w:rPr>
        <w:pPrChange w:id="64" w:author="hp" w:date="2025-03-04T22:22:00Z">
          <w:pPr>
            <w:spacing w:before="240" w:line="360" w:lineRule="auto"/>
            <w:jc w:val="both"/>
          </w:pPr>
        </w:pPrChange>
      </w:pPr>
      <w:del w:id="65" w:author="hp" w:date="2025-03-04T22:22:00Z">
        <w:r w:rsidRPr="21EB3A77" w:rsidDel="00B16AB9">
          <w:rPr>
            <w:rFonts w:eastAsia="Times New Roman"/>
          </w:rPr>
          <w:delText xml:space="preserve">Cette étude est importante dans la mesure où elle nous permettra de nous pencher sur un aspect particulier de la pauvreté qui jusque-là reste sous-traité dans les pays africains. De plus, elle nous permettra de savoir si l’emploi pour tous tel que prôné par les politiques de lutte contre la pauvreté est réellement la solution idoine pour l’éradication de la pauvreté en Côte d’Ivoire. </w:delText>
        </w:r>
      </w:del>
    </w:p>
    <w:p w14:paraId="28013EC5" w14:textId="0409DB31" w:rsidR="00595651" w:rsidRPr="00456371" w:rsidDel="00B16AB9" w:rsidRDefault="00595651">
      <w:pPr>
        <w:pStyle w:val="Titre1"/>
        <w:ind w:left="0"/>
        <w:rPr>
          <w:del w:id="66" w:author="hp" w:date="2025-03-04T22:22:00Z"/>
          <w:rFonts w:eastAsia="Times New Roman"/>
          <w:color w:val="FF0000"/>
        </w:rPr>
        <w:pPrChange w:id="67" w:author="hp" w:date="2025-03-04T22:22:00Z">
          <w:pPr>
            <w:spacing w:before="240" w:line="360" w:lineRule="auto"/>
            <w:jc w:val="both"/>
          </w:pPr>
        </w:pPrChange>
      </w:pPr>
      <w:del w:id="68" w:author="hp" w:date="2025-03-04T22:22:00Z">
        <w:r w:rsidRPr="00456371" w:rsidDel="00B16AB9">
          <w:rPr>
            <w:rFonts w:eastAsia="Times New Roman"/>
          </w:rPr>
          <w:delText>Dans l’optique d’une meilleure compréhension de notre analyse, nous la subdivisons en deux grandes parties. La première consistera à faire l’analyse de la pauvreté chez les travailleurs au travers d’une présentation des fondements théoriques et la réalisation de faits stylisés. Quant à la deuxième partie, elle mettra en avant la méthodologie utilisée pour vérifier nos hypothèses et présentera les résultats des analyses empiriques effectuées.</w:delText>
        </w:r>
      </w:del>
    </w:p>
    <w:p w14:paraId="52D1CF60" w14:textId="092A8ED1" w:rsidR="00595651" w:rsidDel="00B16AB9" w:rsidRDefault="00595651">
      <w:pPr>
        <w:pStyle w:val="Titre1"/>
        <w:ind w:left="0"/>
        <w:rPr>
          <w:del w:id="69" w:author="hp" w:date="2025-03-04T22:22:00Z"/>
        </w:rPr>
        <w:pPrChange w:id="70" w:author="hp" w:date="2025-03-04T22:22:00Z">
          <w:pPr>
            <w:spacing w:line="360" w:lineRule="auto"/>
            <w:jc w:val="both"/>
          </w:pPr>
        </w:pPrChange>
      </w:pPr>
    </w:p>
    <w:p w14:paraId="560D7E79" w14:textId="40B59B40" w:rsidR="00595651" w:rsidDel="00B16AB9" w:rsidRDefault="00595651">
      <w:pPr>
        <w:pStyle w:val="Titre1"/>
        <w:ind w:left="0"/>
        <w:rPr>
          <w:del w:id="71" w:author="hp" w:date="2025-03-04T22:22:00Z"/>
        </w:rPr>
        <w:pPrChange w:id="72" w:author="hp" w:date="2025-03-04T22:22:00Z">
          <w:pPr>
            <w:spacing w:line="360" w:lineRule="auto"/>
            <w:jc w:val="both"/>
          </w:pPr>
        </w:pPrChange>
      </w:pPr>
    </w:p>
    <w:p w14:paraId="5EB9D7AC" w14:textId="1211D05A" w:rsidR="00595651" w:rsidDel="00B16AB9" w:rsidRDefault="00595651">
      <w:pPr>
        <w:pStyle w:val="Titre1"/>
        <w:ind w:left="0"/>
        <w:rPr>
          <w:del w:id="73" w:author="hp" w:date="2025-03-04T22:22:00Z"/>
        </w:rPr>
        <w:pPrChange w:id="74" w:author="hp" w:date="2025-03-04T22:22:00Z">
          <w:pPr>
            <w:spacing w:line="360" w:lineRule="auto"/>
            <w:jc w:val="both"/>
          </w:pPr>
        </w:pPrChange>
      </w:pPr>
    </w:p>
    <w:p w14:paraId="1A93DB05" w14:textId="5072C7F7" w:rsidR="00595651" w:rsidDel="00B16AB9" w:rsidRDefault="00595651">
      <w:pPr>
        <w:pStyle w:val="Titre1"/>
        <w:ind w:left="0"/>
        <w:rPr>
          <w:del w:id="75" w:author="hp" w:date="2025-03-04T22:22:00Z"/>
        </w:rPr>
        <w:pPrChange w:id="76" w:author="hp" w:date="2025-03-04T22:22:00Z">
          <w:pPr>
            <w:spacing w:line="360" w:lineRule="auto"/>
            <w:jc w:val="both"/>
          </w:pPr>
        </w:pPrChange>
      </w:pPr>
    </w:p>
    <w:p w14:paraId="35461A1F" w14:textId="5E6E1C34" w:rsidR="00595651" w:rsidDel="00B16AB9" w:rsidRDefault="00595651">
      <w:pPr>
        <w:pStyle w:val="Titre1"/>
        <w:ind w:left="0"/>
        <w:rPr>
          <w:del w:id="77" w:author="hp" w:date="2025-03-04T22:22:00Z"/>
        </w:rPr>
        <w:pPrChange w:id="78" w:author="hp" w:date="2025-03-04T22:22:00Z">
          <w:pPr>
            <w:spacing w:line="360" w:lineRule="auto"/>
            <w:jc w:val="both"/>
          </w:pPr>
        </w:pPrChange>
      </w:pPr>
    </w:p>
    <w:p w14:paraId="5D64DFCA" w14:textId="413CF00D" w:rsidR="00595651" w:rsidDel="00B16AB9" w:rsidRDefault="00595651">
      <w:pPr>
        <w:pStyle w:val="Titre1"/>
        <w:ind w:left="0"/>
        <w:rPr>
          <w:del w:id="79" w:author="hp" w:date="2025-03-04T22:22:00Z"/>
        </w:rPr>
        <w:pPrChange w:id="80" w:author="hp" w:date="2025-03-04T22:22:00Z">
          <w:pPr>
            <w:spacing w:line="360" w:lineRule="auto"/>
            <w:jc w:val="both"/>
          </w:pPr>
        </w:pPrChange>
      </w:pPr>
    </w:p>
    <w:p w14:paraId="01EA41FF" w14:textId="59D1F18C" w:rsidR="00595651" w:rsidDel="00B16AB9" w:rsidRDefault="00595651">
      <w:pPr>
        <w:pStyle w:val="Titre1"/>
        <w:ind w:left="0"/>
        <w:rPr>
          <w:del w:id="81" w:author="hp" w:date="2025-03-04T22:22:00Z"/>
        </w:rPr>
        <w:pPrChange w:id="82" w:author="hp" w:date="2025-03-04T22:22:00Z">
          <w:pPr>
            <w:spacing w:line="360" w:lineRule="auto"/>
            <w:jc w:val="both"/>
          </w:pPr>
        </w:pPrChange>
      </w:pPr>
    </w:p>
    <w:p w14:paraId="12F27F8C" w14:textId="662C64FE" w:rsidR="00595651" w:rsidDel="00B16AB9" w:rsidRDefault="00595651">
      <w:pPr>
        <w:pStyle w:val="Titre1"/>
        <w:ind w:left="0"/>
        <w:rPr>
          <w:del w:id="83" w:author="hp" w:date="2025-03-04T22:22:00Z"/>
        </w:rPr>
        <w:pPrChange w:id="84" w:author="hp" w:date="2025-03-04T22:22:00Z">
          <w:pPr>
            <w:spacing w:line="360" w:lineRule="auto"/>
            <w:jc w:val="both"/>
          </w:pPr>
        </w:pPrChange>
      </w:pPr>
    </w:p>
    <w:p w14:paraId="7C13E245" w14:textId="502B5C02" w:rsidR="00595651" w:rsidDel="00B16AB9" w:rsidRDefault="00595651">
      <w:pPr>
        <w:pStyle w:val="Titre1"/>
        <w:ind w:left="0"/>
        <w:rPr>
          <w:del w:id="85" w:author="hp" w:date="2025-03-04T22:22:00Z"/>
        </w:rPr>
        <w:pPrChange w:id="86" w:author="hp" w:date="2025-03-04T22:22:00Z">
          <w:pPr>
            <w:spacing w:line="360" w:lineRule="auto"/>
            <w:jc w:val="both"/>
          </w:pPr>
        </w:pPrChange>
      </w:pPr>
    </w:p>
    <w:p w14:paraId="21DC5BB1" w14:textId="2A759C9C" w:rsidR="00595651" w:rsidDel="00B16AB9" w:rsidRDefault="00595651">
      <w:pPr>
        <w:pStyle w:val="Titre1"/>
        <w:ind w:left="0"/>
        <w:rPr>
          <w:del w:id="87" w:author="hp" w:date="2025-03-04T22:22:00Z"/>
        </w:rPr>
        <w:pPrChange w:id="88" w:author="hp" w:date="2025-03-04T22:22:00Z">
          <w:pPr>
            <w:spacing w:line="360" w:lineRule="auto"/>
            <w:jc w:val="both"/>
          </w:pPr>
        </w:pPrChange>
      </w:pPr>
    </w:p>
    <w:p w14:paraId="1DB65B10" w14:textId="7D05C504" w:rsidR="00595651" w:rsidDel="00B16AB9" w:rsidRDefault="00595651">
      <w:pPr>
        <w:pStyle w:val="Titre1"/>
        <w:ind w:left="0"/>
        <w:rPr>
          <w:del w:id="89" w:author="hp" w:date="2025-03-04T22:22:00Z"/>
        </w:rPr>
        <w:pPrChange w:id="90" w:author="hp" w:date="2025-03-04T22:22:00Z">
          <w:pPr>
            <w:spacing w:line="360" w:lineRule="auto"/>
            <w:jc w:val="both"/>
          </w:pPr>
        </w:pPrChange>
      </w:pPr>
    </w:p>
    <w:p w14:paraId="77D02C68" w14:textId="61641B12" w:rsidR="00595651" w:rsidDel="00B16AB9" w:rsidRDefault="00595651">
      <w:pPr>
        <w:pStyle w:val="Titre1"/>
        <w:ind w:left="0"/>
        <w:rPr>
          <w:del w:id="91" w:author="hp" w:date="2025-03-04T22:22:00Z"/>
        </w:rPr>
        <w:pPrChange w:id="92" w:author="hp" w:date="2025-03-04T22:22:00Z">
          <w:pPr>
            <w:spacing w:line="360" w:lineRule="auto"/>
            <w:jc w:val="both"/>
          </w:pPr>
        </w:pPrChange>
      </w:pPr>
    </w:p>
    <w:p w14:paraId="08448972" w14:textId="586F5BAD" w:rsidR="00595651" w:rsidDel="00B16AB9" w:rsidRDefault="00595651">
      <w:pPr>
        <w:pStyle w:val="Titre1"/>
        <w:ind w:left="0"/>
        <w:rPr>
          <w:del w:id="93" w:author="hp" w:date="2025-03-04T22:22:00Z"/>
        </w:rPr>
        <w:pPrChange w:id="94" w:author="hp" w:date="2025-03-04T22:22:00Z">
          <w:pPr>
            <w:spacing w:line="360" w:lineRule="auto"/>
            <w:jc w:val="both"/>
          </w:pPr>
        </w:pPrChange>
      </w:pPr>
    </w:p>
    <w:p w14:paraId="48599109" w14:textId="431CE965" w:rsidR="00595651" w:rsidDel="00B16AB9" w:rsidRDefault="00595651">
      <w:pPr>
        <w:pStyle w:val="Titre1"/>
        <w:ind w:left="0"/>
        <w:rPr>
          <w:del w:id="95" w:author="hp" w:date="2025-03-04T22:22:00Z"/>
        </w:rPr>
        <w:pPrChange w:id="96" w:author="hp" w:date="2025-03-04T22:22:00Z">
          <w:pPr>
            <w:spacing w:line="360" w:lineRule="auto"/>
            <w:jc w:val="both"/>
          </w:pPr>
        </w:pPrChange>
      </w:pPr>
    </w:p>
    <w:p w14:paraId="2F1DF012" w14:textId="47329099" w:rsidR="00595651" w:rsidDel="00B16AB9" w:rsidRDefault="00595651">
      <w:pPr>
        <w:pStyle w:val="Titre1"/>
        <w:ind w:left="0"/>
        <w:rPr>
          <w:del w:id="97" w:author="hp" w:date="2025-03-04T22:22:00Z"/>
        </w:rPr>
        <w:pPrChange w:id="98" w:author="hp" w:date="2025-03-04T22:22:00Z">
          <w:pPr>
            <w:spacing w:line="360" w:lineRule="auto"/>
            <w:jc w:val="both"/>
          </w:pPr>
        </w:pPrChange>
      </w:pPr>
    </w:p>
    <w:p w14:paraId="2A8FA84D" w14:textId="79E20D4D" w:rsidR="00595651" w:rsidDel="00B16AB9" w:rsidRDefault="00595651">
      <w:pPr>
        <w:pStyle w:val="Titre1"/>
        <w:ind w:left="0"/>
        <w:rPr>
          <w:del w:id="99" w:author="hp" w:date="2025-03-04T22:22:00Z"/>
        </w:rPr>
        <w:pPrChange w:id="100" w:author="hp" w:date="2025-03-04T22:22:00Z">
          <w:pPr>
            <w:spacing w:line="360" w:lineRule="auto"/>
            <w:jc w:val="both"/>
          </w:pPr>
        </w:pPrChange>
      </w:pPr>
    </w:p>
    <w:p w14:paraId="64384991" w14:textId="70254D5D" w:rsidR="00595651" w:rsidDel="00B16AB9" w:rsidRDefault="00595651">
      <w:pPr>
        <w:pStyle w:val="Titre1"/>
        <w:ind w:left="0"/>
        <w:rPr>
          <w:del w:id="101" w:author="hp" w:date="2025-03-04T22:22:00Z"/>
        </w:rPr>
        <w:pPrChange w:id="102" w:author="hp" w:date="2025-03-04T22:22:00Z">
          <w:pPr>
            <w:spacing w:line="360" w:lineRule="auto"/>
            <w:jc w:val="both"/>
          </w:pPr>
        </w:pPrChange>
      </w:pPr>
    </w:p>
    <w:p w14:paraId="5E6B3756" w14:textId="6215D581" w:rsidR="00595651" w:rsidDel="00B16AB9" w:rsidRDefault="00595651" w:rsidP="00595651">
      <w:pPr>
        <w:spacing w:line="360" w:lineRule="auto"/>
        <w:jc w:val="both"/>
        <w:rPr>
          <w:del w:id="103" w:author="hp" w:date="2025-03-04T22:22:00Z"/>
          <w:rFonts w:ascii="Times New Roman" w:hAnsi="Times New Roman" w:cs="Times New Roman"/>
          <w:b/>
          <w:sz w:val="24"/>
          <w:szCs w:val="24"/>
        </w:rPr>
      </w:pPr>
    </w:p>
    <w:p w14:paraId="5236BB27" w14:textId="7AACA547" w:rsidR="00595651" w:rsidDel="00B16AB9" w:rsidRDefault="00595651" w:rsidP="00595651">
      <w:pPr>
        <w:spacing w:line="360" w:lineRule="auto"/>
        <w:jc w:val="both"/>
        <w:rPr>
          <w:del w:id="104" w:author="hp" w:date="2025-03-04T22:22:00Z"/>
          <w:rFonts w:ascii="Times New Roman" w:hAnsi="Times New Roman" w:cs="Times New Roman"/>
          <w:b/>
          <w:sz w:val="24"/>
          <w:szCs w:val="24"/>
        </w:rPr>
      </w:pPr>
    </w:p>
    <w:p w14:paraId="18B6AA00" w14:textId="4C4D98D1" w:rsidR="00595651" w:rsidDel="00B16AB9" w:rsidRDefault="00595651" w:rsidP="00595651">
      <w:pPr>
        <w:spacing w:line="360" w:lineRule="auto"/>
        <w:jc w:val="both"/>
        <w:rPr>
          <w:del w:id="105" w:author="hp" w:date="2025-03-04T22:22:00Z"/>
          <w:rFonts w:ascii="Times New Roman" w:hAnsi="Times New Roman" w:cs="Times New Roman"/>
          <w:b/>
          <w:sz w:val="24"/>
          <w:szCs w:val="24"/>
        </w:rPr>
      </w:pPr>
    </w:p>
    <w:p w14:paraId="32A48BE1" w14:textId="57EC65DD" w:rsidR="00595651" w:rsidDel="00B16AB9" w:rsidRDefault="00595651" w:rsidP="00595651">
      <w:pPr>
        <w:spacing w:line="360" w:lineRule="auto"/>
        <w:jc w:val="both"/>
        <w:rPr>
          <w:del w:id="106" w:author="hp" w:date="2025-03-04T22:22:00Z"/>
          <w:rFonts w:ascii="Times New Roman" w:hAnsi="Times New Roman" w:cs="Times New Roman"/>
          <w:b/>
          <w:sz w:val="24"/>
          <w:szCs w:val="24"/>
        </w:rPr>
      </w:pPr>
    </w:p>
    <w:p w14:paraId="6D971452" w14:textId="230CA442" w:rsidR="00595651" w:rsidDel="00B16AB9" w:rsidRDefault="00595651" w:rsidP="00595651">
      <w:pPr>
        <w:spacing w:line="360" w:lineRule="auto"/>
        <w:jc w:val="both"/>
        <w:rPr>
          <w:del w:id="107" w:author="hp" w:date="2025-03-04T22:22:00Z"/>
          <w:rFonts w:ascii="Times New Roman" w:hAnsi="Times New Roman" w:cs="Times New Roman"/>
          <w:b/>
          <w:sz w:val="24"/>
          <w:szCs w:val="24"/>
        </w:rPr>
      </w:pPr>
    </w:p>
    <w:p w14:paraId="57F388F8" w14:textId="37062AB4" w:rsidR="00595651" w:rsidDel="00B16AB9" w:rsidRDefault="00595651" w:rsidP="00595651">
      <w:pPr>
        <w:spacing w:line="360" w:lineRule="auto"/>
        <w:jc w:val="both"/>
        <w:rPr>
          <w:del w:id="108" w:author="hp" w:date="2025-03-04T22:22:00Z"/>
          <w:rFonts w:ascii="Times New Roman" w:hAnsi="Times New Roman" w:cs="Times New Roman"/>
          <w:b/>
          <w:sz w:val="24"/>
          <w:szCs w:val="24"/>
        </w:rPr>
      </w:pPr>
    </w:p>
    <w:p w14:paraId="34DA839C" w14:textId="77777777" w:rsidR="00595651" w:rsidRPr="00595651" w:rsidRDefault="00595651" w:rsidP="00595651">
      <w:pPr>
        <w:spacing w:line="360" w:lineRule="auto"/>
        <w:jc w:val="both"/>
        <w:rPr>
          <w:rFonts w:ascii="Times New Roman" w:hAnsi="Times New Roman" w:cs="Times New Roman"/>
          <w:b/>
          <w:sz w:val="24"/>
          <w:szCs w:val="24"/>
        </w:rPr>
      </w:pPr>
      <w:commentRangeStart w:id="109"/>
      <w:r w:rsidRPr="00C4326C">
        <w:rPr>
          <w:rFonts w:ascii="Times New Roman" w:hAnsi="Times New Roman" w:cs="Times New Roman"/>
          <w:b/>
          <w:sz w:val="24"/>
          <w:szCs w:val="24"/>
          <w:highlight w:val="green"/>
          <w:rPrChange w:id="110" w:author="SADIA" w:date="2025-03-04T08:10:00Z">
            <w:rPr>
              <w:rFonts w:ascii="Times New Roman" w:hAnsi="Times New Roman" w:cs="Times New Roman"/>
              <w:b/>
              <w:sz w:val="24"/>
              <w:szCs w:val="24"/>
            </w:rPr>
          </w:rPrChange>
        </w:rPr>
        <w:t>INTRODUCTION</w:t>
      </w:r>
      <w:commentRangeEnd w:id="109"/>
      <w:r w:rsidR="00C4326C">
        <w:rPr>
          <w:rStyle w:val="Marquedecommentaire"/>
        </w:rPr>
        <w:commentReference w:id="109"/>
      </w:r>
      <w:r w:rsidRPr="00C4326C">
        <w:rPr>
          <w:rFonts w:ascii="Times New Roman" w:hAnsi="Times New Roman" w:cs="Times New Roman"/>
          <w:b/>
          <w:sz w:val="24"/>
          <w:szCs w:val="24"/>
          <w:highlight w:val="green"/>
          <w:rPrChange w:id="111" w:author="SADIA" w:date="2025-03-04T08:10:00Z">
            <w:rPr>
              <w:rFonts w:ascii="Times New Roman" w:hAnsi="Times New Roman" w:cs="Times New Roman"/>
              <w:b/>
              <w:sz w:val="24"/>
              <w:szCs w:val="24"/>
            </w:rPr>
          </w:rPrChange>
        </w:rPr>
        <w:t xml:space="preserve"> MODIFIE 1</w:t>
      </w:r>
    </w:p>
    <w:p w14:paraId="3DF7D8A1" w14:textId="77777777" w:rsidR="00595651" w:rsidRPr="00595651" w:rsidRDefault="00595651" w:rsidP="00595651">
      <w:pPr>
        <w:spacing w:line="360" w:lineRule="auto"/>
        <w:jc w:val="both"/>
        <w:rPr>
          <w:rFonts w:ascii="Times New Roman" w:hAnsi="Times New Roman" w:cs="Times New Roman"/>
          <w:sz w:val="24"/>
          <w:szCs w:val="24"/>
        </w:rPr>
      </w:pPr>
      <w:r w:rsidRPr="00595651">
        <w:rPr>
          <w:rFonts w:ascii="Times New Roman" w:hAnsi="Times New Roman" w:cs="Times New Roman"/>
          <w:sz w:val="24"/>
          <w:szCs w:val="24"/>
        </w:rPr>
        <w:t>La question de la pauvreté est une préoccupation majeure tant au niveau académique que politique. Sa réduction constitue un défi central pour les pays en développement, notamment en Côte d'Ivoire, où malgré une forte croissance économique ces dernières années, une part significative de la population demeure en situation de précarité. Le devoir de réduire la pauvreté pousse ainsi chercheurs et décideurs à analyser les facteurs pouvant contribuer à son éradication.</w:t>
      </w:r>
    </w:p>
    <w:p w14:paraId="683E73F9" w14:textId="77777777" w:rsidR="00595651" w:rsidRPr="00595651" w:rsidRDefault="00595651" w:rsidP="00595651">
      <w:pPr>
        <w:spacing w:line="360" w:lineRule="auto"/>
        <w:jc w:val="both"/>
        <w:rPr>
          <w:rFonts w:ascii="Times New Roman" w:hAnsi="Times New Roman" w:cs="Times New Roman"/>
          <w:sz w:val="24"/>
          <w:szCs w:val="24"/>
        </w:rPr>
      </w:pPr>
      <w:r w:rsidRPr="00595651">
        <w:rPr>
          <w:rFonts w:ascii="Times New Roman" w:hAnsi="Times New Roman" w:cs="Times New Roman"/>
          <w:sz w:val="24"/>
          <w:szCs w:val="24"/>
        </w:rPr>
        <w:t>Depuis les années 2000, plusieurs initiatives mondiales ont été mises en place pour lutter contre ce fléau. Les Objectifs du Millénaire pour le Développement (OMD), adoptés en 2000, avaient pour premier objectif l'élimination de l'extrême pauvreté et de la faim. À leur suite, les Objectifs de Développement Durable (ODD), en vigueur depuis 2016, poursuivent cette ambition avec pour premier objectif "Pas de pauvreté" (ODD1). Ces engagements ont contribué à une baisse mondiale du taux de pauvreté, passé de 43,8 % en 1981 à 22,9 % en 2000, puis à 10,6 % en 2015 et 9 % en 2022 (WDI, 2024).</w:t>
      </w:r>
    </w:p>
    <w:p w14:paraId="7006863E" w14:textId="0307435C" w:rsidR="00C84A02" w:rsidRDefault="00C84A02">
      <w:pPr>
        <w:spacing w:line="360" w:lineRule="auto"/>
        <w:jc w:val="both"/>
        <w:rPr>
          <w:ins w:id="112" w:author="SADIA" w:date="2025-03-04T22:58:00Z"/>
          <w:rFonts w:ascii="Times New Roman" w:hAnsi="Times New Roman" w:cs="Times New Roman"/>
          <w:sz w:val="24"/>
          <w:szCs w:val="24"/>
        </w:rPr>
      </w:pPr>
      <w:ins w:id="113" w:author="hp" w:date="2025-03-04T22:30:00Z">
        <w:r w:rsidRPr="00C84A02">
          <w:rPr>
            <w:rFonts w:ascii="Times New Roman" w:hAnsi="Times New Roman" w:cs="Times New Roman"/>
            <w:sz w:val="24"/>
            <w:szCs w:val="24"/>
          </w:rPr>
          <w:t xml:space="preserve">En Afrique subsaharienne, bien que le taux de pauvreté ait </w:t>
        </w:r>
        <w:del w:id="114" w:author="SADIA" w:date="2025-03-04T22:55:00Z">
          <w:r w:rsidRPr="00C84A02" w:rsidDel="00650F2E">
            <w:rPr>
              <w:rFonts w:ascii="Times New Roman" w:hAnsi="Times New Roman" w:cs="Times New Roman"/>
              <w:sz w:val="24"/>
              <w:szCs w:val="24"/>
            </w:rPr>
            <w:delText xml:space="preserve">diminué </w:delText>
          </w:r>
        </w:del>
      </w:ins>
      <w:ins w:id="115" w:author="SADIA" w:date="2025-03-04T22:55:00Z">
        <w:r w:rsidR="00650F2E" w:rsidRPr="00C84A02">
          <w:rPr>
            <w:rFonts w:ascii="Times New Roman" w:hAnsi="Times New Roman" w:cs="Times New Roman"/>
            <w:sz w:val="24"/>
            <w:szCs w:val="24"/>
          </w:rPr>
          <w:t>diminué,</w:t>
        </w:r>
        <w:r w:rsidR="00650F2E">
          <w:rPr>
            <w:rFonts w:ascii="Times New Roman" w:hAnsi="Times New Roman" w:cs="Times New Roman"/>
            <w:sz w:val="24"/>
            <w:szCs w:val="24"/>
          </w:rPr>
          <w:t xml:space="preserve"> passant </w:t>
        </w:r>
      </w:ins>
      <w:ins w:id="116" w:author="hp" w:date="2025-03-04T22:30:00Z">
        <w:r w:rsidRPr="00C84A02">
          <w:rPr>
            <w:rFonts w:ascii="Times New Roman" w:hAnsi="Times New Roman" w:cs="Times New Roman"/>
            <w:sz w:val="24"/>
            <w:szCs w:val="24"/>
          </w:rPr>
          <w:t xml:space="preserve">de 54,7 % en 1990 à 36,7 % en 2019 (WDI, 2024), la forte croissance démographique, passant de 521,3 millions d’habitants en 1990 à 1,14 milliard en 2019, soit un taux de croissance de 1,18 % de la population entre 1990 et 2019, a entraîné une hausse du nombre de personnes vivant sous le seuil de pauvreté. En effet, le nombre de personnes pauvres est passé de 381,4 millions en 2000 à 418,4 millions en 2019, soit une augmentation de 0,97 % </w:t>
        </w:r>
        <w:r>
          <w:rPr>
            <w:rFonts w:ascii="Times New Roman" w:hAnsi="Times New Roman" w:cs="Times New Roman"/>
            <w:sz w:val="24"/>
            <w:szCs w:val="24"/>
          </w:rPr>
          <w:t>entre 2000 et 2019 (WDI, 2024).</w:t>
        </w:r>
      </w:ins>
      <w:ins w:id="117" w:author="hp" w:date="2025-03-04T22:31:00Z">
        <w:r>
          <w:rPr>
            <w:rFonts w:ascii="Times New Roman" w:hAnsi="Times New Roman" w:cs="Times New Roman"/>
            <w:sz w:val="24"/>
            <w:szCs w:val="24"/>
          </w:rPr>
          <w:t xml:space="preserve"> </w:t>
        </w:r>
      </w:ins>
    </w:p>
    <w:p w14:paraId="48AFC24A" w14:textId="767D7BB0" w:rsidR="00650F2E" w:rsidRDefault="00650F2E">
      <w:pPr>
        <w:spacing w:line="360" w:lineRule="auto"/>
        <w:jc w:val="both"/>
        <w:rPr>
          <w:ins w:id="118" w:author="hp" w:date="2025-03-04T22:31:00Z"/>
          <w:rFonts w:ascii="Times New Roman" w:hAnsi="Times New Roman" w:cs="Times New Roman"/>
          <w:sz w:val="24"/>
          <w:szCs w:val="24"/>
        </w:rPr>
      </w:pPr>
      <w:ins w:id="119" w:author="SADIA" w:date="2025-03-04T22:58:00Z">
        <w:r w:rsidRPr="00650F2E">
          <w:rPr>
            <w:rFonts w:ascii="Times New Roman" w:hAnsi="Times New Roman" w:cs="Times New Roman"/>
            <w:sz w:val="24"/>
            <w:szCs w:val="24"/>
            <w:highlight w:val="green"/>
            <w:rPrChange w:id="120" w:author="SADIA" w:date="2025-03-04T23:01:00Z">
              <w:rPr/>
            </w:rPrChange>
          </w:rPr>
          <w:t>En Afrique subsaharienne, malgré la baisse du taux de pauvreté de 54,7 % en 1990 à 36,7 % en 2019 (WDI, 2024), la forte croissance démographique a contribué à une augmentation du nombre de personnes vivant sous le seuil de pauvreté. La population est passée de 521,3 millions en 1990 à 1,14 milliard en 2019, enregistrant un taux de croissance de 1,18 % sur cette période. Par conséquent, le nombre de personnes pauvres a progressé, passant de 381,4 millions en 2000 à 418,4 millions en 2019, soit une hausse de 0,97 % sur cette période (WDI, 2024).</w:t>
        </w:r>
      </w:ins>
    </w:p>
    <w:p w14:paraId="27177EEE" w14:textId="78161D2A" w:rsidR="00C84A02" w:rsidRDefault="00C84A02" w:rsidP="00595651">
      <w:pPr>
        <w:spacing w:line="360" w:lineRule="auto"/>
        <w:jc w:val="both"/>
        <w:rPr>
          <w:ins w:id="121" w:author="SADIA" w:date="2025-03-04T23:15:00Z"/>
          <w:rFonts w:ascii="Times New Roman" w:hAnsi="Times New Roman" w:cs="Times New Roman"/>
          <w:sz w:val="24"/>
          <w:szCs w:val="24"/>
        </w:rPr>
      </w:pPr>
      <w:ins w:id="122" w:author="hp" w:date="2025-03-04T22:30:00Z">
        <w:r w:rsidRPr="00C84A02">
          <w:rPr>
            <w:rFonts w:ascii="Times New Roman" w:hAnsi="Times New Roman" w:cs="Times New Roman"/>
            <w:sz w:val="24"/>
            <w:szCs w:val="24"/>
          </w:rPr>
          <w:t>Ce phénomène se retrouve également en Côte d’Ivoire, où le taux de pauvreté a baissé de 48,9 % en 2008 à 39,4 % en 2018 (INS, 2018). Toutefois, avec la croissance démographique, passant de 21,5 millions d’habitants en 2008 à 27,5 millions en 2018, soit un taux d’évolution de 0,28 % entre 2008 et 2018, le nombre absolu de personnes pauvres a continué d'augmenter. En effet, le nombre de pauvres est passé de 10,52 millions en 2008 à 10,82 millions en 2018, soit une hausse de 0,03 % entre 20</w:t>
        </w:r>
        <w:r>
          <w:rPr>
            <w:rFonts w:ascii="Times New Roman" w:hAnsi="Times New Roman" w:cs="Times New Roman"/>
            <w:sz w:val="24"/>
            <w:szCs w:val="24"/>
          </w:rPr>
          <w:t>08 et 2018 (Worldometer, 2025).</w:t>
        </w:r>
      </w:ins>
      <w:ins w:id="123" w:author="hp" w:date="2025-03-04T22:35:00Z">
        <w:r>
          <w:rPr>
            <w:rFonts w:ascii="Times New Roman" w:hAnsi="Times New Roman" w:cs="Times New Roman"/>
            <w:sz w:val="24"/>
            <w:szCs w:val="24"/>
          </w:rPr>
          <w:t xml:space="preserve"> </w:t>
        </w:r>
      </w:ins>
      <w:ins w:id="124" w:author="hp" w:date="2025-03-04T22:30:00Z">
        <w:r w:rsidRPr="00C84A02">
          <w:rPr>
            <w:rFonts w:ascii="Times New Roman" w:hAnsi="Times New Roman" w:cs="Times New Roman"/>
            <w:sz w:val="24"/>
            <w:szCs w:val="24"/>
          </w:rPr>
          <w:t xml:space="preserve">Cela montre que, malgré une baisse </w:t>
        </w:r>
        <w:r w:rsidRPr="00C84A02">
          <w:rPr>
            <w:rFonts w:ascii="Times New Roman" w:hAnsi="Times New Roman" w:cs="Times New Roman"/>
            <w:sz w:val="24"/>
            <w:szCs w:val="24"/>
          </w:rPr>
          <w:lastRenderedPageBreak/>
          <w:t>du taux de pauvreté, la croissance démographique continue d'augmenter le nombre absolu de personnes vivant dans la pauvreté.</w:t>
        </w:r>
      </w:ins>
    </w:p>
    <w:p w14:paraId="0369D091" w14:textId="61894A3D" w:rsidR="00097A7F" w:rsidRDefault="00097A7F" w:rsidP="00595651">
      <w:pPr>
        <w:spacing w:line="360" w:lineRule="auto"/>
        <w:jc w:val="both"/>
        <w:rPr>
          <w:ins w:id="125" w:author="SADIA" w:date="2025-03-04T23:15:00Z"/>
          <w:rFonts w:ascii="Times New Roman" w:hAnsi="Times New Roman" w:cs="Times New Roman"/>
          <w:sz w:val="24"/>
          <w:szCs w:val="24"/>
        </w:rPr>
      </w:pPr>
      <w:ins w:id="126" w:author="SADIA" w:date="2025-03-04T23:15:00Z">
        <w:r w:rsidRPr="00097A7F">
          <w:rPr>
            <w:rFonts w:ascii="Times New Roman" w:hAnsi="Times New Roman" w:cs="Times New Roman"/>
            <w:sz w:val="24"/>
            <w:szCs w:val="24"/>
            <w:highlight w:val="green"/>
            <w:rPrChange w:id="127" w:author="SADIA" w:date="2025-03-04T23:18:00Z">
              <w:rPr/>
            </w:rPrChange>
          </w:rPr>
          <w:t>Ce phénomène est également observé en Côte d'Ivoire, où le taux de pauvreté a reculé de 48,9 % en 2008 à 39,4 % en 2018 (INS, 2018). Cependant, la croissance démographique, avec une population passant de 21,5 millions en 2008 à 27,5 millions en 2018, soit un taux d'évolution de 0,28 % sur cette période, a conduit à une augmentation du nombre absolu de personnes vivant dans la pauvreté. Ainsi, le nombre de personnes pauvres est passé de 10,52 millions en 2008 à 10,82 millions en 2018, enregistrant une hausse de 0,03 % (Worldometer, 2025). Cette tendance illustre que, malgré la diminution du taux de pauvreté, l'essor démographique entraîne une augmentation du nombre total de personnes touchées par la pauvreté</w:t>
        </w:r>
      </w:ins>
    </w:p>
    <w:p w14:paraId="1186D915" w14:textId="77777777" w:rsidR="00097A7F" w:rsidRDefault="00097A7F" w:rsidP="00595651">
      <w:pPr>
        <w:spacing w:line="360" w:lineRule="auto"/>
        <w:jc w:val="both"/>
        <w:rPr>
          <w:ins w:id="128" w:author="hp" w:date="2025-03-04T22:31:00Z"/>
          <w:rFonts w:ascii="Times New Roman" w:hAnsi="Times New Roman" w:cs="Times New Roman"/>
          <w:sz w:val="24"/>
          <w:szCs w:val="24"/>
        </w:rPr>
      </w:pPr>
    </w:p>
    <w:p w14:paraId="3EF40F58" w14:textId="4C104442" w:rsidR="00595651" w:rsidRPr="00595651" w:rsidDel="00C84A02" w:rsidRDefault="00595651" w:rsidP="00C84A02">
      <w:pPr>
        <w:spacing w:line="360" w:lineRule="auto"/>
        <w:jc w:val="both"/>
        <w:rPr>
          <w:del w:id="129" w:author="hp" w:date="2025-03-04T22:30:00Z"/>
          <w:rFonts w:ascii="Times New Roman" w:hAnsi="Times New Roman" w:cs="Times New Roman"/>
          <w:sz w:val="24"/>
          <w:szCs w:val="24"/>
        </w:rPr>
      </w:pPr>
      <w:del w:id="130" w:author="hp" w:date="2025-03-04T22:30:00Z">
        <w:r w:rsidRPr="00595651" w:rsidDel="00C84A02">
          <w:rPr>
            <w:rFonts w:ascii="Times New Roman" w:hAnsi="Times New Roman" w:cs="Times New Roman"/>
            <w:sz w:val="24"/>
            <w:szCs w:val="24"/>
          </w:rPr>
          <w:delText xml:space="preserve">En Afrique subsaharienne, bien que le taux de pauvreté ait diminué, passant de 54,7 % en 1990 à 36,7 % en 2019, la croissance démographique élevée a entraîné une augmentation du nombre de personnes vivant sous le seuil de pauvreté. Ce phénomène se retrouve également en Côte d'Ivoire, où le taux de pauvreté a connu une baisse significative, passant de 48,9 % en 2008 à 39,4 % en 2018 (INS, 2018). Cependant, en raison de la croissance </w:delText>
        </w:r>
        <w:r w:rsidRPr="00E32884" w:rsidDel="00C84A02">
          <w:rPr>
            <w:rFonts w:ascii="Times New Roman" w:hAnsi="Times New Roman" w:cs="Times New Roman"/>
            <w:sz w:val="24"/>
            <w:szCs w:val="24"/>
          </w:rPr>
          <w:delText>démographique, le nombre absolu de personnes pauvres a continué d'augmenter (</w:delText>
        </w:r>
      </w:del>
      <w:del w:id="131" w:author="hp" w:date="2025-03-04T21:39:00Z">
        <w:r w:rsidRPr="00E32884" w:rsidDel="00415A14">
          <w:rPr>
            <w:rFonts w:ascii="Times New Roman" w:hAnsi="Times New Roman" w:cs="Times New Roman"/>
            <w:sz w:val="24"/>
            <w:szCs w:val="24"/>
          </w:rPr>
          <w:delText>...</w:delText>
        </w:r>
      </w:del>
      <w:del w:id="132" w:author="hp" w:date="2025-03-04T22:30:00Z">
        <w:r w:rsidRPr="00E32884" w:rsidDel="00C84A02">
          <w:rPr>
            <w:rFonts w:ascii="Times New Roman" w:hAnsi="Times New Roman" w:cs="Times New Roman"/>
            <w:sz w:val="24"/>
            <w:szCs w:val="24"/>
          </w:rPr>
          <w:delText>).</w:delText>
        </w:r>
      </w:del>
    </w:p>
    <w:p w14:paraId="33FD6E6C" w14:textId="77777777" w:rsidR="00595651" w:rsidRPr="00595651" w:rsidRDefault="00595651" w:rsidP="00595651">
      <w:pPr>
        <w:spacing w:line="360" w:lineRule="auto"/>
        <w:jc w:val="both"/>
        <w:rPr>
          <w:rFonts w:ascii="Times New Roman" w:hAnsi="Times New Roman" w:cs="Times New Roman"/>
          <w:sz w:val="24"/>
          <w:szCs w:val="24"/>
        </w:rPr>
      </w:pPr>
      <w:r w:rsidRPr="00595651">
        <w:rPr>
          <w:rFonts w:ascii="Times New Roman" w:hAnsi="Times New Roman" w:cs="Times New Roman"/>
          <w:sz w:val="24"/>
          <w:szCs w:val="24"/>
        </w:rPr>
        <w:t>Face à cette situation, l'État ivoirien a mis en place diverses politiques économiques, principalement inspirées des principes keynésiens, visant à relancer la croissance, favoriser la création d’emplois et améliorer l’accès à l’éducation (Banque mondiale, 2019 ; PND 2016-2020). L'accent a notamment été mis sur l’augmentation des opportunités d’emploi, considérées comme le principal levier de réduction de la pauvreté. En effet, selon Fields (2012), l'emploi constitue le principal mécanisme de sortie de la pauvreté dans les pays en développement, car il permet d'accroître les revenus des ménages et d'améliorer leur résilience face aux chocs économiques.</w:t>
      </w:r>
    </w:p>
    <w:p w14:paraId="1C81FBB4" w14:textId="379D5031" w:rsidR="00595651" w:rsidRPr="00595651" w:rsidRDefault="00595651" w:rsidP="00595651">
      <w:pPr>
        <w:spacing w:line="360" w:lineRule="auto"/>
        <w:jc w:val="both"/>
        <w:rPr>
          <w:rFonts w:ascii="Times New Roman" w:hAnsi="Times New Roman" w:cs="Times New Roman"/>
          <w:sz w:val="24"/>
          <w:szCs w:val="24"/>
        </w:rPr>
      </w:pPr>
      <w:r w:rsidRPr="00595651">
        <w:rPr>
          <w:rFonts w:ascii="Times New Roman" w:hAnsi="Times New Roman" w:cs="Times New Roman"/>
          <w:sz w:val="24"/>
          <w:szCs w:val="24"/>
        </w:rPr>
        <w:t xml:space="preserve">Durant la décennie 2010-2020, la Côte d’Ivoire a enregistré une croissance économique remarquable, avec un taux de croissance passant de -7,3 % en 2011 à 4,4 % en </w:t>
      </w:r>
      <w:r w:rsidRPr="004B231B">
        <w:rPr>
          <w:rFonts w:ascii="Times New Roman" w:hAnsi="Times New Roman" w:cs="Times New Roman"/>
          <w:sz w:val="24"/>
          <w:szCs w:val="24"/>
        </w:rPr>
        <w:t>2021</w:t>
      </w:r>
      <w:ins w:id="133" w:author="hp" w:date="2025-03-04T16:12:00Z">
        <w:r w:rsidR="00AD0A89" w:rsidRPr="004B231B">
          <w:rPr>
            <w:rFonts w:ascii="Times New Roman" w:hAnsi="Times New Roman" w:cs="Times New Roman"/>
            <w:sz w:val="24"/>
            <w:szCs w:val="24"/>
          </w:rPr>
          <w:t xml:space="preserve"> </w:t>
        </w:r>
        <w:r w:rsidR="004B231B" w:rsidRPr="004B231B">
          <w:rPr>
            <w:rFonts w:ascii="Times New Roman" w:hAnsi="Times New Roman" w:cs="Times New Roman"/>
            <w:sz w:val="24"/>
            <w:szCs w:val="24"/>
            <w:rPrChange w:id="134" w:author="hp" w:date="2025-03-04T17:59:00Z">
              <w:rPr>
                <w:rFonts w:ascii="Times New Roman" w:hAnsi="Times New Roman" w:cs="Times New Roman"/>
                <w:sz w:val="24"/>
                <w:szCs w:val="24"/>
                <w:highlight w:val="yellow"/>
              </w:rPr>
            </w:rPrChange>
          </w:rPr>
          <w:t>(</w:t>
        </w:r>
      </w:ins>
      <w:ins w:id="135" w:author="hp" w:date="2025-03-04T17:58:00Z">
        <w:r w:rsidR="004B231B" w:rsidRPr="004B231B">
          <w:rPr>
            <w:rFonts w:ascii="Times New Roman" w:hAnsi="Times New Roman" w:cs="Times New Roman"/>
            <w:sz w:val="24"/>
            <w:szCs w:val="24"/>
            <w:rPrChange w:id="136" w:author="hp" w:date="2025-03-04T17:59:00Z">
              <w:rPr>
                <w:rFonts w:ascii="Times New Roman" w:hAnsi="Times New Roman" w:cs="Times New Roman"/>
                <w:sz w:val="24"/>
                <w:szCs w:val="24"/>
                <w:highlight w:val="yellow"/>
              </w:rPr>
            </w:rPrChange>
          </w:rPr>
          <w:t>WDI, 2023</w:t>
        </w:r>
      </w:ins>
      <w:ins w:id="137" w:author="hp" w:date="2025-03-04T16:12:00Z">
        <w:r w:rsidR="00AD0A89" w:rsidRPr="004B231B">
          <w:rPr>
            <w:rFonts w:ascii="Times New Roman" w:hAnsi="Times New Roman" w:cs="Times New Roman"/>
            <w:sz w:val="24"/>
            <w:szCs w:val="24"/>
          </w:rPr>
          <w:t>)</w:t>
        </w:r>
      </w:ins>
      <w:r w:rsidRPr="004B231B">
        <w:rPr>
          <w:rFonts w:ascii="Times New Roman" w:hAnsi="Times New Roman" w:cs="Times New Roman"/>
          <w:sz w:val="24"/>
          <w:szCs w:val="24"/>
        </w:rPr>
        <w:t>. Cette croissance s’est accompagnée de la création de 2,8</w:t>
      </w:r>
      <w:r w:rsidRPr="00595651">
        <w:rPr>
          <w:rFonts w:ascii="Times New Roman" w:hAnsi="Times New Roman" w:cs="Times New Roman"/>
          <w:sz w:val="24"/>
          <w:szCs w:val="24"/>
        </w:rPr>
        <w:t xml:space="preserve"> millions d’emplois entre 2011 et 2019, entraînant une baisse du taux de chômage, qui est passé de 7,2 % en 2012 à 2,4 % en 2019 (Ilostat, 2019). Toutefois, malgré cette dynamique positive, la pauvreté reste un défi majeur. Le paradoxe réside dans le fait qu</w:t>
      </w:r>
      <w:ins w:id="138" w:author="hp" w:date="2025-03-04T22:04:00Z">
        <w:r w:rsidR="00E01539">
          <w:rPr>
            <w:rFonts w:ascii="Times New Roman" w:hAnsi="Times New Roman" w:cs="Times New Roman"/>
            <w:sz w:val="24"/>
            <w:szCs w:val="24"/>
          </w:rPr>
          <w:t xml:space="preserve">’il existe </w:t>
        </w:r>
      </w:ins>
      <w:del w:id="139" w:author="hp" w:date="2025-03-04T22:04:00Z">
        <w:r w:rsidRPr="00595651" w:rsidDel="00E01539">
          <w:rPr>
            <w:rFonts w:ascii="Times New Roman" w:hAnsi="Times New Roman" w:cs="Times New Roman"/>
            <w:sz w:val="24"/>
            <w:szCs w:val="24"/>
          </w:rPr>
          <w:delText>e</w:delText>
        </w:r>
      </w:del>
      <w:del w:id="140" w:author="hp" w:date="2025-03-04T22:05:00Z">
        <w:r w:rsidRPr="00595651" w:rsidDel="00E01539">
          <w:rPr>
            <w:rFonts w:ascii="Times New Roman" w:hAnsi="Times New Roman" w:cs="Times New Roman"/>
            <w:sz w:val="24"/>
            <w:szCs w:val="24"/>
          </w:rPr>
          <w:delText xml:space="preserve"> de nombreux </w:delText>
        </w:r>
      </w:del>
      <w:ins w:id="141" w:author="hp" w:date="2025-03-04T22:05:00Z">
        <w:r w:rsidR="00E01539">
          <w:rPr>
            <w:rFonts w:ascii="Times New Roman" w:hAnsi="Times New Roman" w:cs="Times New Roman"/>
            <w:sz w:val="24"/>
            <w:szCs w:val="24"/>
          </w:rPr>
          <w:t xml:space="preserve">des </w:t>
        </w:r>
      </w:ins>
      <w:r w:rsidRPr="00595651">
        <w:rPr>
          <w:rFonts w:ascii="Times New Roman" w:hAnsi="Times New Roman" w:cs="Times New Roman"/>
          <w:sz w:val="24"/>
          <w:szCs w:val="24"/>
        </w:rPr>
        <w:t xml:space="preserve">travailleurs, </w:t>
      </w:r>
      <w:ins w:id="142" w:author="hp" w:date="2025-03-04T22:05:00Z">
        <w:r w:rsidR="00E01539">
          <w:rPr>
            <w:rFonts w:ascii="Times New Roman" w:hAnsi="Times New Roman" w:cs="Times New Roman"/>
            <w:sz w:val="24"/>
            <w:szCs w:val="24"/>
          </w:rPr>
          <w:t xml:space="preserve">qui </w:t>
        </w:r>
      </w:ins>
      <w:r w:rsidRPr="00595651">
        <w:rPr>
          <w:rFonts w:ascii="Times New Roman" w:hAnsi="Times New Roman" w:cs="Times New Roman"/>
          <w:sz w:val="24"/>
          <w:szCs w:val="24"/>
        </w:rPr>
        <w:t>bien qu’en emploi, ne parviennent pas à subvenir à leurs besoins fondamentaux</w:t>
      </w:r>
      <w:r w:rsidRPr="007517EB">
        <w:rPr>
          <w:rFonts w:ascii="Times New Roman" w:hAnsi="Times New Roman" w:cs="Times New Roman"/>
          <w:sz w:val="24"/>
          <w:szCs w:val="24"/>
        </w:rPr>
        <w:t>. Cela</w:t>
      </w:r>
      <w:r w:rsidRPr="00595651">
        <w:rPr>
          <w:rFonts w:ascii="Times New Roman" w:hAnsi="Times New Roman" w:cs="Times New Roman"/>
          <w:sz w:val="24"/>
          <w:szCs w:val="24"/>
        </w:rPr>
        <w:t xml:space="preserve"> met en lumière le phénomène des "travailleurs pauvres", qui pose des interrogations sur la qualité des emplois créés et leur capacité à sortir durablement les individus de la pauvreté.</w:t>
      </w:r>
    </w:p>
    <w:p w14:paraId="41A1F365" w14:textId="6974B105" w:rsidR="00595651" w:rsidRPr="00595651" w:rsidRDefault="00595651" w:rsidP="00595651">
      <w:pPr>
        <w:spacing w:line="360" w:lineRule="auto"/>
        <w:jc w:val="both"/>
        <w:rPr>
          <w:rFonts w:ascii="Times New Roman" w:hAnsi="Times New Roman" w:cs="Times New Roman"/>
          <w:sz w:val="24"/>
          <w:szCs w:val="24"/>
        </w:rPr>
      </w:pPr>
      <w:r w:rsidRPr="00595651">
        <w:rPr>
          <w:rFonts w:ascii="Times New Roman" w:hAnsi="Times New Roman" w:cs="Times New Roman"/>
          <w:sz w:val="24"/>
          <w:szCs w:val="24"/>
        </w:rPr>
        <w:t xml:space="preserve">Depuis les travaux de Lagarenne et Legendre (2000), la notion de travailleur pauvre est devenue un sujet central dans les études sur la pauvreté. Il est défini comme un individu en emploi vivant dans un ménage dont le revenu est inférieur au seuil de pauvreté. En Afrique subsaharienne, un employé sur trois est un travailleur pauvre, ce qui en fait la région la plus touchée au monde </w:t>
      </w:r>
      <w:r w:rsidRPr="00595651">
        <w:rPr>
          <w:rFonts w:ascii="Times New Roman" w:hAnsi="Times New Roman" w:cs="Times New Roman"/>
          <w:sz w:val="24"/>
          <w:szCs w:val="24"/>
        </w:rPr>
        <w:lastRenderedPageBreak/>
        <w:t xml:space="preserve">(Rapport synthèse ODD, 2021). En Côte d’Ivoire, en se basant sur le seuil de 2,15 dollars PPA, le </w:t>
      </w:r>
      <w:r w:rsidRPr="004B231B">
        <w:rPr>
          <w:rFonts w:ascii="Times New Roman" w:hAnsi="Times New Roman" w:cs="Times New Roman"/>
          <w:sz w:val="24"/>
          <w:szCs w:val="24"/>
        </w:rPr>
        <w:t xml:space="preserve">taux de travailleurs en situation d’extrême pauvreté était de 14,86 % en 2018 contre 33,22 % </w:t>
      </w:r>
      <w:commentRangeStart w:id="143"/>
      <w:r w:rsidRPr="004B231B">
        <w:rPr>
          <w:rFonts w:ascii="Times New Roman" w:hAnsi="Times New Roman" w:cs="Times New Roman"/>
          <w:sz w:val="24"/>
          <w:szCs w:val="24"/>
        </w:rPr>
        <w:t>en 2010</w:t>
      </w:r>
      <w:ins w:id="144" w:author="hp" w:date="2025-03-04T16:14:00Z">
        <w:r w:rsidR="006B56A1" w:rsidRPr="004B231B">
          <w:rPr>
            <w:rFonts w:ascii="Times New Roman" w:hAnsi="Times New Roman" w:cs="Times New Roman"/>
            <w:sz w:val="24"/>
            <w:szCs w:val="24"/>
            <w:rPrChange w:id="145" w:author="hp" w:date="2025-03-04T18:01:00Z">
              <w:rPr>
                <w:rFonts w:ascii="Times New Roman" w:hAnsi="Times New Roman" w:cs="Times New Roman"/>
                <w:sz w:val="24"/>
                <w:szCs w:val="24"/>
                <w:highlight w:val="green"/>
              </w:rPr>
            </w:rPrChange>
          </w:rPr>
          <w:t xml:space="preserve"> </w:t>
        </w:r>
        <w:r w:rsidR="004B231B" w:rsidRPr="004B231B">
          <w:rPr>
            <w:rFonts w:ascii="Times New Roman" w:hAnsi="Times New Roman" w:cs="Times New Roman"/>
            <w:sz w:val="24"/>
            <w:szCs w:val="24"/>
            <w:rPrChange w:id="146" w:author="hp" w:date="2025-03-04T18:01:00Z">
              <w:rPr>
                <w:rFonts w:ascii="Times New Roman" w:hAnsi="Times New Roman" w:cs="Times New Roman"/>
                <w:sz w:val="24"/>
                <w:szCs w:val="24"/>
                <w:highlight w:val="yellow"/>
              </w:rPr>
            </w:rPrChange>
          </w:rPr>
          <w:t>(</w:t>
        </w:r>
      </w:ins>
      <w:ins w:id="147" w:author="hp" w:date="2025-03-04T18:00:00Z">
        <w:r w:rsidR="004172FF">
          <w:rPr>
            <w:rFonts w:ascii="Times New Roman" w:hAnsi="Times New Roman" w:cs="Times New Roman"/>
            <w:sz w:val="24"/>
            <w:szCs w:val="24"/>
          </w:rPr>
          <w:t>I</w:t>
        </w:r>
        <w:r w:rsidR="004B231B" w:rsidRPr="004B231B">
          <w:rPr>
            <w:rFonts w:ascii="Times New Roman" w:hAnsi="Times New Roman" w:cs="Times New Roman"/>
            <w:sz w:val="24"/>
            <w:szCs w:val="24"/>
            <w:rPrChange w:id="148" w:author="hp" w:date="2025-03-04T18:01:00Z">
              <w:rPr>
                <w:rFonts w:ascii="Times New Roman" w:hAnsi="Times New Roman" w:cs="Times New Roman"/>
                <w:sz w:val="24"/>
                <w:szCs w:val="24"/>
                <w:highlight w:val="yellow"/>
              </w:rPr>
            </w:rPrChange>
          </w:rPr>
          <w:t xml:space="preserve">lostat, </w:t>
        </w:r>
      </w:ins>
      <w:ins w:id="149" w:author="hp" w:date="2025-03-04T18:01:00Z">
        <w:r w:rsidR="004B231B" w:rsidRPr="004B231B">
          <w:rPr>
            <w:rFonts w:ascii="Times New Roman" w:hAnsi="Times New Roman" w:cs="Times New Roman"/>
            <w:sz w:val="24"/>
            <w:szCs w:val="24"/>
            <w:rPrChange w:id="150" w:author="hp" w:date="2025-03-04T18:01:00Z">
              <w:rPr>
                <w:rFonts w:ascii="Times New Roman" w:hAnsi="Times New Roman" w:cs="Times New Roman"/>
                <w:sz w:val="24"/>
                <w:szCs w:val="24"/>
                <w:highlight w:val="yellow"/>
              </w:rPr>
            </w:rPrChange>
          </w:rPr>
          <w:t>2019</w:t>
        </w:r>
      </w:ins>
      <w:ins w:id="151" w:author="hp" w:date="2025-03-04T16:14:00Z">
        <w:r w:rsidR="006B56A1" w:rsidRPr="004B231B">
          <w:rPr>
            <w:rFonts w:ascii="Times New Roman" w:hAnsi="Times New Roman" w:cs="Times New Roman"/>
            <w:sz w:val="24"/>
            <w:szCs w:val="24"/>
            <w:rPrChange w:id="152" w:author="hp" w:date="2025-03-04T18:01:00Z">
              <w:rPr>
                <w:rFonts w:ascii="Times New Roman" w:hAnsi="Times New Roman" w:cs="Times New Roman"/>
                <w:sz w:val="24"/>
                <w:szCs w:val="24"/>
                <w:highlight w:val="yellow"/>
              </w:rPr>
            </w:rPrChange>
          </w:rPr>
          <w:t>).</w:t>
        </w:r>
      </w:ins>
      <w:del w:id="153" w:author="hp" w:date="2025-03-04T16:14:00Z">
        <w:r w:rsidRPr="004B231B" w:rsidDel="006B56A1">
          <w:rPr>
            <w:rFonts w:ascii="Times New Roman" w:hAnsi="Times New Roman" w:cs="Times New Roman"/>
            <w:sz w:val="24"/>
            <w:szCs w:val="24"/>
          </w:rPr>
          <w:delText>.</w:delText>
        </w:r>
      </w:del>
      <w:del w:id="154" w:author="hp" w:date="2025-03-04T17:40:00Z">
        <w:r w:rsidRPr="004B231B" w:rsidDel="00DF5FE7">
          <w:rPr>
            <w:rFonts w:ascii="Times New Roman" w:hAnsi="Times New Roman" w:cs="Times New Roman"/>
            <w:sz w:val="24"/>
            <w:szCs w:val="24"/>
          </w:rPr>
          <w:delText xml:space="preserve"> </w:delText>
        </w:r>
      </w:del>
      <w:ins w:id="155" w:author="hp" w:date="2025-03-04T17:40:00Z">
        <w:r w:rsidR="00DF5FE7" w:rsidRPr="004B231B">
          <w:rPr>
            <w:rFonts w:ascii="Times New Roman" w:hAnsi="Times New Roman" w:cs="Times New Roman"/>
            <w:sz w:val="24"/>
            <w:szCs w:val="24"/>
          </w:rPr>
          <w:t xml:space="preserve"> </w:t>
        </w:r>
      </w:ins>
      <w:r w:rsidRPr="004B231B">
        <w:rPr>
          <w:rFonts w:ascii="Times New Roman" w:hAnsi="Times New Roman" w:cs="Times New Roman"/>
          <w:sz w:val="24"/>
          <w:szCs w:val="24"/>
        </w:rPr>
        <w:t>Toutefois, étant donné que ce seuil</w:t>
      </w:r>
      <w:ins w:id="156" w:author="hp" w:date="2025-03-04T16:27:00Z">
        <w:r w:rsidR="00B907E2" w:rsidRPr="004B231B">
          <w:rPr>
            <w:rFonts w:ascii="Times New Roman" w:hAnsi="Times New Roman" w:cs="Times New Roman"/>
            <w:sz w:val="24"/>
            <w:szCs w:val="24"/>
            <w:rPrChange w:id="157" w:author="hp" w:date="2025-03-04T18:01:00Z">
              <w:rPr>
                <w:rFonts w:ascii="Times New Roman" w:hAnsi="Times New Roman" w:cs="Times New Roman"/>
                <w:sz w:val="24"/>
                <w:szCs w:val="24"/>
                <w:highlight w:val="green"/>
              </w:rPr>
            </w:rPrChange>
          </w:rPr>
          <w:t xml:space="preserve"> </w:t>
        </w:r>
        <w:r w:rsidR="00B907E2" w:rsidRPr="004B231B">
          <w:rPr>
            <w:rFonts w:ascii="Times New Roman" w:hAnsi="Times New Roman" w:cs="Times New Roman"/>
            <w:sz w:val="24"/>
            <w:szCs w:val="24"/>
          </w:rPr>
          <w:t>de 2,15</w:t>
        </w:r>
      </w:ins>
      <w:ins w:id="158" w:author="hp" w:date="2025-03-04T16:28:00Z">
        <w:r w:rsidR="00B907E2" w:rsidRPr="004B231B">
          <w:rPr>
            <w:rFonts w:ascii="Times New Roman" w:hAnsi="Times New Roman" w:cs="Times New Roman"/>
            <w:sz w:val="24"/>
            <w:szCs w:val="24"/>
          </w:rPr>
          <w:t xml:space="preserve"> dollars PPA</w:t>
        </w:r>
      </w:ins>
      <w:ins w:id="159" w:author="hp" w:date="2025-03-04T16:27:00Z">
        <w:r w:rsidR="00B907E2" w:rsidRPr="004B231B">
          <w:rPr>
            <w:rFonts w:ascii="Times New Roman" w:hAnsi="Times New Roman" w:cs="Times New Roman"/>
            <w:sz w:val="24"/>
            <w:szCs w:val="24"/>
          </w:rPr>
          <w:t xml:space="preserve"> </w:t>
        </w:r>
      </w:ins>
      <w:del w:id="160" w:author="hp" w:date="2025-03-04T22:08:00Z">
        <w:r w:rsidRPr="004B231B" w:rsidDel="00E01539">
          <w:rPr>
            <w:rFonts w:ascii="Times New Roman" w:hAnsi="Times New Roman" w:cs="Times New Roman"/>
            <w:sz w:val="24"/>
            <w:szCs w:val="24"/>
          </w:rPr>
          <w:delText xml:space="preserve"> </w:delText>
        </w:r>
      </w:del>
      <w:r w:rsidRPr="004B231B">
        <w:rPr>
          <w:rFonts w:ascii="Times New Roman" w:hAnsi="Times New Roman" w:cs="Times New Roman"/>
          <w:sz w:val="24"/>
          <w:szCs w:val="24"/>
        </w:rPr>
        <w:t xml:space="preserve">est supérieur au seuil </w:t>
      </w:r>
      <w:del w:id="161" w:author="hp" w:date="2025-03-04T17:25:00Z">
        <w:r w:rsidRPr="004B231B" w:rsidDel="004822E8">
          <w:rPr>
            <w:rFonts w:ascii="Times New Roman" w:hAnsi="Times New Roman" w:cs="Times New Roman"/>
            <w:sz w:val="24"/>
            <w:szCs w:val="24"/>
          </w:rPr>
          <w:delText xml:space="preserve">national </w:delText>
        </w:r>
      </w:del>
      <w:ins w:id="162" w:author="hp" w:date="2025-03-04T17:25:00Z">
        <w:r w:rsidR="004822E8" w:rsidRPr="004B231B">
          <w:rPr>
            <w:rFonts w:ascii="Times New Roman" w:hAnsi="Times New Roman" w:cs="Times New Roman"/>
            <w:sz w:val="24"/>
            <w:szCs w:val="24"/>
            <w:rPrChange w:id="163" w:author="hp" w:date="2025-03-04T18:01:00Z">
              <w:rPr>
                <w:rFonts w:ascii="Times New Roman" w:hAnsi="Times New Roman" w:cs="Times New Roman"/>
                <w:sz w:val="24"/>
                <w:szCs w:val="24"/>
                <w:highlight w:val="green"/>
              </w:rPr>
            </w:rPrChange>
          </w:rPr>
          <w:t>Ivoirien</w:t>
        </w:r>
        <w:r w:rsidR="004822E8" w:rsidRPr="004B231B">
          <w:rPr>
            <w:rFonts w:ascii="Times New Roman" w:hAnsi="Times New Roman" w:cs="Times New Roman"/>
            <w:sz w:val="24"/>
            <w:szCs w:val="24"/>
          </w:rPr>
          <w:t xml:space="preserve"> </w:t>
        </w:r>
      </w:ins>
      <w:r w:rsidRPr="004B231B">
        <w:rPr>
          <w:rFonts w:ascii="Times New Roman" w:hAnsi="Times New Roman" w:cs="Times New Roman"/>
          <w:sz w:val="24"/>
          <w:szCs w:val="24"/>
        </w:rPr>
        <w:t>de pauvreté</w:t>
      </w:r>
      <w:ins w:id="164" w:author="hp" w:date="2025-03-04T17:25:00Z">
        <w:r w:rsidR="004822E8" w:rsidRPr="004B231B">
          <w:rPr>
            <w:rFonts w:ascii="Times New Roman" w:hAnsi="Times New Roman" w:cs="Times New Roman"/>
            <w:sz w:val="24"/>
            <w:szCs w:val="24"/>
            <w:rPrChange w:id="165" w:author="hp" w:date="2025-03-04T18:01:00Z">
              <w:rPr>
                <w:rFonts w:ascii="Times New Roman" w:hAnsi="Times New Roman" w:cs="Times New Roman"/>
                <w:sz w:val="24"/>
                <w:szCs w:val="24"/>
                <w:highlight w:val="green"/>
              </w:rPr>
            </w:rPrChange>
          </w:rPr>
          <w:t xml:space="preserve"> de 946</w:t>
        </w:r>
      </w:ins>
      <w:ins w:id="166" w:author="hp" w:date="2025-03-04T17:26:00Z">
        <w:r w:rsidR="004822E8" w:rsidRPr="004B231B">
          <w:rPr>
            <w:rFonts w:ascii="Times New Roman" w:hAnsi="Times New Roman" w:cs="Times New Roman"/>
            <w:sz w:val="24"/>
            <w:szCs w:val="24"/>
            <w:rPrChange w:id="167" w:author="hp" w:date="2025-03-04T18:01:00Z">
              <w:rPr>
                <w:rFonts w:ascii="Times New Roman" w:hAnsi="Times New Roman" w:cs="Times New Roman"/>
                <w:sz w:val="24"/>
                <w:szCs w:val="24"/>
                <w:highlight w:val="green"/>
              </w:rPr>
            </w:rPrChange>
          </w:rPr>
          <w:t>,63 FCFA</w:t>
        </w:r>
      </w:ins>
      <w:ins w:id="168" w:author="hp" w:date="2025-03-04T17:42:00Z">
        <w:r w:rsidR="00C53DC3" w:rsidRPr="004B231B">
          <w:rPr>
            <w:rFonts w:ascii="Times New Roman" w:hAnsi="Times New Roman" w:cs="Times New Roman"/>
            <w:sz w:val="24"/>
            <w:szCs w:val="24"/>
          </w:rPr>
          <w:t xml:space="preserve"> </w:t>
        </w:r>
      </w:ins>
      <w:ins w:id="169" w:author="hp" w:date="2025-03-04T15:36:00Z">
        <w:r w:rsidR="004822E8" w:rsidRPr="004B231B">
          <w:rPr>
            <w:rFonts w:ascii="Times New Roman" w:hAnsi="Times New Roman" w:cs="Times New Roman"/>
            <w:sz w:val="24"/>
            <w:szCs w:val="24"/>
            <w:rPrChange w:id="170" w:author="hp" w:date="2025-03-04T18:01:00Z">
              <w:rPr>
                <w:rFonts w:ascii="Times New Roman" w:hAnsi="Times New Roman" w:cs="Times New Roman"/>
                <w:sz w:val="24"/>
                <w:szCs w:val="24"/>
                <w:highlight w:val="green"/>
              </w:rPr>
            </w:rPrChange>
          </w:rPr>
          <w:t>(</w:t>
        </w:r>
      </w:ins>
      <w:ins w:id="171" w:author="hp" w:date="2025-03-04T17:29:00Z">
        <w:r w:rsidR="004822E8" w:rsidRPr="004B231B">
          <w:rPr>
            <w:rFonts w:ascii="Times New Roman" w:hAnsi="Times New Roman" w:cs="Times New Roman"/>
            <w:sz w:val="24"/>
            <w:szCs w:val="24"/>
            <w:rPrChange w:id="172" w:author="hp" w:date="2025-03-04T18:01:00Z">
              <w:rPr>
                <w:rFonts w:ascii="Times New Roman" w:hAnsi="Times New Roman" w:cs="Times New Roman"/>
                <w:sz w:val="24"/>
                <w:szCs w:val="24"/>
                <w:highlight w:val="green"/>
              </w:rPr>
            </w:rPrChange>
          </w:rPr>
          <w:t>EHCVM, 2018</w:t>
        </w:r>
      </w:ins>
      <w:ins w:id="173" w:author="hp" w:date="2025-03-04T15:36:00Z">
        <w:r w:rsidR="00B86F16" w:rsidRPr="004B231B">
          <w:rPr>
            <w:rFonts w:ascii="Times New Roman" w:hAnsi="Times New Roman" w:cs="Times New Roman"/>
            <w:sz w:val="24"/>
            <w:szCs w:val="24"/>
            <w:rPrChange w:id="174" w:author="hp" w:date="2025-03-04T18:01:00Z">
              <w:rPr>
                <w:rFonts w:ascii="Times New Roman" w:hAnsi="Times New Roman" w:cs="Times New Roman"/>
                <w:sz w:val="24"/>
                <w:szCs w:val="24"/>
                <w:highlight w:val="green"/>
              </w:rPr>
            </w:rPrChange>
          </w:rPr>
          <w:t>)</w:t>
        </w:r>
      </w:ins>
      <w:r w:rsidRPr="004B231B">
        <w:rPr>
          <w:rFonts w:ascii="Times New Roman" w:hAnsi="Times New Roman" w:cs="Times New Roman"/>
          <w:sz w:val="24"/>
          <w:szCs w:val="24"/>
        </w:rPr>
        <w:t xml:space="preserve">, </w:t>
      </w:r>
      <w:del w:id="175" w:author="hp" w:date="2025-03-04T22:18:00Z">
        <w:r w:rsidRPr="004B231B" w:rsidDel="007517EB">
          <w:rPr>
            <w:rFonts w:ascii="Times New Roman" w:hAnsi="Times New Roman" w:cs="Times New Roman"/>
            <w:sz w:val="24"/>
            <w:szCs w:val="24"/>
          </w:rPr>
          <w:delText>il est probable que</w:delText>
        </w:r>
      </w:del>
      <w:r w:rsidRPr="004B231B">
        <w:rPr>
          <w:rFonts w:ascii="Times New Roman" w:hAnsi="Times New Roman" w:cs="Times New Roman"/>
          <w:sz w:val="24"/>
          <w:szCs w:val="24"/>
        </w:rPr>
        <w:t xml:space="preserve"> le taux réel </w:t>
      </w:r>
      <w:del w:id="176" w:author="hp" w:date="2025-03-04T22:19:00Z">
        <w:r w:rsidRPr="004B231B" w:rsidDel="007517EB">
          <w:rPr>
            <w:rFonts w:ascii="Times New Roman" w:hAnsi="Times New Roman" w:cs="Times New Roman"/>
            <w:sz w:val="24"/>
            <w:szCs w:val="24"/>
          </w:rPr>
          <w:delText xml:space="preserve">soit </w:delText>
        </w:r>
      </w:del>
      <w:ins w:id="177" w:author="hp" w:date="2025-03-04T22:19:00Z">
        <w:r w:rsidR="007517EB">
          <w:rPr>
            <w:rFonts w:ascii="Times New Roman" w:hAnsi="Times New Roman" w:cs="Times New Roman"/>
            <w:sz w:val="24"/>
            <w:szCs w:val="24"/>
          </w:rPr>
          <w:t>est</w:t>
        </w:r>
        <w:r w:rsidR="007517EB" w:rsidRPr="004B231B">
          <w:rPr>
            <w:rFonts w:ascii="Times New Roman" w:hAnsi="Times New Roman" w:cs="Times New Roman"/>
            <w:sz w:val="24"/>
            <w:szCs w:val="24"/>
          </w:rPr>
          <w:t xml:space="preserve"> </w:t>
        </w:r>
      </w:ins>
      <w:r w:rsidRPr="004B231B">
        <w:rPr>
          <w:rFonts w:ascii="Times New Roman" w:hAnsi="Times New Roman" w:cs="Times New Roman"/>
          <w:sz w:val="24"/>
          <w:szCs w:val="24"/>
        </w:rPr>
        <w:t>sous-évalué</w:t>
      </w:r>
      <w:commentRangeEnd w:id="143"/>
      <w:r w:rsidR="008B7A3F" w:rsidRPr="004B231B">
        <w:rPr>
          <w:rStyle w:val="Marquedecommentaire"/>
        </w:rPr>
        <w:commentReference w:id="143"/>
      </w:r>
      <w:r w:rsidRPr="001F5B4A">
        <w:rPr>
          <w:rFonts w:ascii="Times New Roman" w:hAnsi="Times New Roman" w:cs="Times New Roman"/>
          <w:sz w:val="24"/>
          <w:szCs w:val="24"/>
        </w:rPr>
        <w:t>.</w:t>
      </w:r>
      <w:ins w:id="178" w:author="hp" w:date="2025-03-04T16:27:00Z">
        <w:r w:rsidR="00B907E2" w:rsidRPr="001F5B4A">
          <w:rPr>
            <w:rFonts w:ascii="Times New Roman" w:hAnsi="Times New Roman" w:cs="Times New Roman"/>
            <w:sz w:val="24"/>
            <w:szCs w:val="24"/>
          </w:rPr>
          <w:t xml:space="preserve"> Cela </w:t>
        </w:r>
      </w:ins>
      <w:ins w:id="179" w:author="hp" w:date="2025-03-04T16:30:00Z">
        <w:r w:rsidR="007517EB">
          <w:rPr>
            <w:rFonts w:ascii="Times New Roman" w:hAnsi="Times New Roman" w:cs="Times New Roman"/>
            <w:sz w:val="24"/>
            <w:szCs w:val="24"/>
          </w:rPr>
          <w:t xml:space="preserve">dans la mesure où </w:t>
        </w:r>
      </w:ins>
      <w:ins w:id="180" w:author="hp" w:date="2025-03-04T22:20:00Z">
        <w:r w:rsidR="007517EB">
          <w:rPr>
            <w:rFonts w:ascii="Times New Roman" w:hAnsi="Times New Roman" w:cs="Times New Roman"/>
            <w:sz w:val="24"/>
            <w:szCs w:val="24"/>
          </w:rPr>
          <w:t xml:space="preserve">quand </w:t>
        </w:r>
      </w:ins>
      <w:ins w:id="181" w:author="hp" w:date="2025-03-04T16:30:00Z">
        <w:r w:rsidR="00B907E2" w:rsidRPr="001F5B4A">
          <w:rPr>
            <w:rFonts w:ascii="Times New Roman" w:hAnsi="Times New Roman" w:cs="Times New Roman"/>
            <w:sz w:val="24"/>
            <w:szCs w:val="24"/>
          </w:rPr>
          <w:t>le seuil national de pauvreté</w:t>
        </w:r>
        <w:r w:rsidR="00B907E2">
          <w:rPr>
            <w:rFonts w:ascii="Times New Roman" w:hAnsi="Times New Roman" w:cs="Times New Roman"/>
            <w:sz w:val="24"/>
            <w:szCs w:val="24"/>
          </w:rPr>
          <w:t xml:space="preserve"> </w:t>
        </w:r>
      </w:ins>
      <w:ins w:id="182" w:author="hp" w:date="2025-03-04T22:20:00Z">
        <w:r w:rsidR="007517EB">
          <w:rPr>
            <w:rFonts w:ascii="Times New Roman" w:hAnsi="Times New Roman" w:cs="Times New Roman"/>
            <w:sz w:val="24"/>
            <w:szCs w:val="24"/>
          </w:rPr>
          <w:t>est</w:t>
        </w:r>
      </w:ins>
      <w:ins w:id="183" w:author="hp" w:date="2025-03-04T16:30:00Z">
        <w:r w:rsidR="00B907E2">
          <w:rPr>
            <w:rFonts w:ascii="Times New Roman" w:hAnsi="Times New Roman" w:cs="Times New Roman"/>
            <w:sz w:val="24"/>
            <w:szCs w:val="24"/>
          </w:rPr>
          <w:t xml:space="preserve"> ap</w:t>
        </w:r>
      </w:ins>
      <w:ins w:id="184" w:author="hp" w:date="2025-03-04T16:31:00Z">
        <w:r w:rsidR="00B907E2">
          <w:rPr>
            <w:rFonts w:ascii="Times New Roman" w:hAnsi="Times New Roman" w:cs="Times New Roman"/>
            <w:sz w:val="24"/>
            <w:szCs w:val="24"/>
          </w:rPr>
          <w:t xml:space="preserve">pliqué, </w:t>
        </w:r>
      </w:ins>
      <w:ins w:id="185" w:author="hp" w:date="2025-03-04T16:27:00Z">
        <w:r w:rsidR="00B907E2" w:rsidRPr="00B907E2">
          <w:rPr>
            <w:rFonts w:ascii="Times New Roman" w:hAnsi="Times New Roman" w:cs="Times New Roman"/>
            <w:sz w:val="24"/>
            <w:szCs w:val="24"/>
          </w:rPr>
          <w:t xml:space="preserve">le pourcentage de travailleurs pauvres </w:t>
        </w:r>
      </w:ins>
      <w:ins w:id="186" w:author="hp" w:date="2025-03-04T16:34:00Z">
        <w:r w:rsidR="007C3303">
          <w:rPr>
            <w:rFonts w:ascii="Times New Roman" w:hAnsi="Times New Roman" w:cs="Times New Roman"/>
            <w:sz w:val="24"/>
            <w:szCs w:val="24"/>
          </w:rPr>
          <w:t xml:space="preserve">en Côte d’Ivoire </w:t>
        </w:r>
      </w:ins>
      <w:ins w:id="187" w:author="hp" w:date="2025-03-04T22:20:00Z">
        <w:r w:rsidR="007517EB">
          <w:rPr>
            <w:rFonts w:ascii="Times New Roman" w:hAnsi="Times New Roman" w:cs="Times New Roman"/>
            <w:sz w:val="24"/>
            <w:szCs w:val="24"/>
          </w:rPr>
          <w:t xml:space="preserve">est </w:t>
        </w:r>
        <w:r w:rsidR="007517EB" w:rsidRPr="007517EB">
          <w:rPr>
            <w:rFonts w:ascii="Times New Roman" w:hAnsi="Times New Roman" w:cs="Times New Roman"/>
            <w:sz w:val="24"/>
            <w:szCs w:val="24"/>
          </w:rPr>
          <w:t xml:space="preserve">de </w:t>
        </w:r>
        <w:r w:rsidR="007517EB" w:rsidRPr="007517EB">
          <w:rPr>
            <w:rFonts w:ascii="Times New Roman" w:hAnsi="Times New Roman" w:cs="Times New Roman"/>
            <w:sz w:val="24"/>
            <w:szCs w:val="24"/>
            <w:rPrChange w:id="188" w:author="hp" w:date="2025-03-04T22:21:00Z">
              <w:rPr>
                <w:rFonts w:ascii="Times New Roman" w:hAnsi="Times New Roman" w:cs="Times New Roman"/>
                <w:sz w:val="24"/>
                <w:szCs w:val="24"/>
                <w:highlight w:val="yellow"/>
              </w:rPr>
            </w:rPrChange>
          </w:rPr>
          <w:t xml:space="preserve">30,65% </w:t>
        </w:r>
      </w:ins>
      <w:ins w:id="189" w:author="hp" w:date="2025-03-04T22:22:00Z">
        <w:r w:rsidR="00B54685" w:rsidRPr="00EC6A80">
          <w:rPr>
            <w:rFonts w:ascii="Times New Roman" w:hAnsi="Times New Roman" w:cs="Times New Roman"/>
            <w:sz w:val="24"/>
            <w:szCs w:val="24"/>
          </w:rPr>
          <w:t>(EHCVM, 2018)</w:t>
        </w:r>
        <w:r w:rsidR="00B54685">
          <w:rPr>
            <w:rFonts w:ascii="Times New Roman" w:hAnsi="Times New Roman" w:cs="Times New Roman"/>
            <w:sz w:val="24"/>
            <w:szCs w:val="24"/>
          </w:rPr>
          <w:t xml:space="preserve"> </w:t>
        </w:r>
      </w:ins>
      <w:ins w:id="190" w:author="hp" w:date="2025-03-04T22:21:00Z">
        <w:r w:rsidR="007517EB" w:rsidRPr="007517EB">
          <w:rPr>
            <w:rFonts w:ascii="Times New Roman" w:hAnsi="Times New Roman" w:cs="Times New Roman"/>
            <w:sz w:val="24"/>
            <w:szCs w:val="24"/>
          </w:rPr>
          <w:t>en</w:t>
        </w:r>
        <w:r w:rsidR="007517EB">
          <w:rPr>
            <w:rFonts w:ascii="Times New Roman" w:hAnsi="Times New Roman" w:cs="Times New Roman"/>
            <w:sz w:val="24"/>
            <w:szCs w:val="24"/>
          </w:rPr>
          <w:t xml:space="preserve"> 2018, donc </w:t>
        </w:r>
      </w:ins>
      <w:ins w:id="191" w:author="hp" w:date="2025-03-04T16:27:00Z">
        <w:r w:rsidR="00B907E2" w:rsidRPr="00B907E2">
          <w:rPr>
            <w:rFonts w:ascii="Times New Roman" w:hAnsi="Times New Roman" w:cs="Times New Roman"/>
            <w:sz w:val="24"/>
            <w:szCs w:val="24"/>
          </w:rPr>
          <w:t>plus élevé.</w:t>
        </w:r>
      </w:ins>
    </w:p>
    <w:p w14:paraId="7D033CB5" w14:textId="2EFD7314" w:rsidR="00595651" w:rsidRPr="008B7A3F" w:rsidRDefault="00595651" w:rsidP="00595651">
      <w:pPr>
        <w:spacing w:line="360" w:lineRule="auto"/>
        <w:jc w:val="both"/>
        <w:rPr>
          <w:rFonts w:ascii="Times New Roman" w:hAnsi="Times New Roman" w:cs="Times New Roman"/>
          <w:color w:val="FF0000"/>
          <w:sz w:val="24"/>
          <w:szCs w:val="24"/>
          <w:rPrChange w:id="192" w:author="SADIA" w:date="2025-03-04T07:25:00Z">
            <w:rPr>
              <w:rFonts w:ascii="Times New Roman" w:hAnsi="Times New Roman" w:cs="Times New Roman"/>
              <w:sz w:val="24"/>
              <w:szCs w:val="24"/>
            </w:rPr>
          </w:rPrChange>
        </w:rPr>
      </w:pPr>
      <w:r w:rsidRPr="00595651">
        <w:rPr>
          <w:rFonts w:ascii="Times New Roman" w:hAnsi="Times New Roman" w:cs="Times New Roman"/>
          <w:sz w:val="24"/>
          <w:szCs w:val="24"/>
        </w:rPr>
        <w:t>Dans ce contexte, il est essentiel d’identifier les causes de la pauvreté chez les travailleurs afin de mieux cibler les politiques de lutte contre ce phénomène. Cette étude</w:t>
      </w:r>
      <w:r w:rsidRPr="00B86F16">
        <w:rPr>
          <w:rFonts w:ascii="Times New Roman" w:hAnsi="Times New Roman" w:cs="Times New Roman"/>
          <w:sz w:val="24"/>
          <w:szCs w:val="24"/>
        </w:rPr>
        <w:t xml:space="preserve"> vise ainsi à étab</w:t>
      </w:r>
      <w:r w:rsidRPr="00B907E2">
        <w:rPr>
          <w:rFonts w:ascii="Times New Roman" w:hAnsi="Times New Roman" w:cs="Times New Roman"/>
          <w:sz w:val="24"/>
          <w:szCs w:val="24"/>
        </w:rPr>
        <w:t xml:space="preserve">lir le profil sociodémographique des travailleurs pauvres en Côte d’Ivoire et </w:t>
      </w:r>
      <w:commentRangeStart w:id="193"/>
      <w:r w:rsidRPr="00B86F16">
        <w:rPr>
          <w:rFonts w:ascii="Times New Roman" w:hAnsi="Times New Roman" w:cs="Times New Roman"/>
          <w:sz w:val="24"/>
          <w:szCs w:val="24"/>
        </w:rPr>
        <w:t>à analys</w:t>
      </w:r>
      <w:r w:rsidRPr="00B907E2">
        <w:rPr>
          <w:rFonts w:ascii="Times New Roman" w:hAnsi="Times New Roman" w:cs="Times New Roman"/>
          <w:sz w:val="24"/>
          <w:szCs w:val="24"/>
        </w:rPr>
        <w:t xml:space="preserve">er les </w:t>
      </w:r>
      <w:del w:id="194" w:author="hp" w:date="2025-03-04T15:42:00Z">
        <w:r w:rsidRPr="00B86F16" w:rsidDel="00B86F16">
          <w:rPr>
            <w:rFonts w:ascii="Times New Roman" w:hAnsi="Times New Roman" w:cs="Times New Roman"/>
            <w:sz w:val="24"/>
            <w:szCs w:val="24"/>
          </w:rPr>
          <w:delText xml:space="preserve">facteurs </w:delText>
        </w:r>
      </w:del>
      <w:ins w:id="195" w:author="hp" w:date="2025-03-04T15:43:00Z">
        <w:r w:rsidR="00B86F16" w:rsidRPr="00B86F16">
          <w:rPr>
            <w:rFonts w:ascii="Times New Roman" w:hAnsi="Times New Roman" w:cs="Times New Roman"/>
            <w:sz w:val="24"/>
            <w:szCs w:val="24"/>
            <w:rPrChange w:id="196" w:author="hp" w:date="2025-03-04T15:43:00Z">
              <w:rPr>
                <w:rFonts w:ascii="Times New Roman" w:hAnsi="Times New Roman" w:cs="Times New Roman"/>
                <w:color w:val="FF0000"/>
                <w:sz w:val="24"/>
                <w:szCs w:val="24"/>
              </w:rPr>
            </w:rPrChange>
          </w:rPr>
          <w:t>déterminants de cette pauvreté</w:t>
        </w:r>
      </w:ins>
      <w:del w:id="197" w:author="hp" w:date="2025-03-04T15:43:00Z">
        <w:r w:rsidRPr="00B86F16" w:rsidDel="00B86F16">
          <w:rPr>
            <w:rFonts w:ascii="Times New Roman" w:hAnsi="Times New Roman" w:cs="Times New Roman"/>
            <w:sz w:val="24"/>
            <w:szCs w:val="24"/>
          </w:rPr>
          <w:delText>explicatifs de leur situation</w:delText>
        </w:r>
      </w:del>
      <w:r w:rsidRPr="00B86F16">
        <w:rPr>
          <w:rFonts w:ascii="Times New Roman" w:hAnsi="Times New Roman" w:cs="Times New Roman"/>
          <w:sz w:val="24"/>
          <w:szCs w:val="24"/>
        </w:rPr>
        <w:t>.</w:t>
      </w:r>
      <w:commentRangeEnd w:id="193"/>
      <w:r w:rsidR="008B7A3F" w:rsidRPr="00B86F16">
        <w:rPr>
          <w:rStyle w:val="Marquedecommentaire"/>
        </w:rPr>
        <w:commentReference w:id="193"/>
      </w:r>
    </w:p>
    <w:p w14:paraId="4ABADEDD" w14:textId="77777777" w:rsidR="002C7B32" w:rsidRPr="00456371" w:rsidRDefault="002C7B32" w:rsidP="002C7B32">
      <w:pPr>
        <w:spacing w:before="240" w:line="360" w:lineRule="auto"/>
        <w:jc w:val="both"/>
        <w:rPr>
          <w:ins w:id="198" w:author="hp" w:date="2025-03-04T15:00:00Z"/>
          <w:rFonts w:ascii="Times New Roman" w:eastAsia="Times New Roman" w:hAnsi="Times New Roman" w:cs="Times New Roman"/>
          <w:sz w:val="24"/>
          <w:szCs w:val="24"/>
        </w:rPr>
      </w:pPr>
      <w:ins w:id="199" w:author="hp" w:date="2025-03-04T15:00:00Z">
        <w:r w:rsidRPr="21EB3A77">
          <w:rPr>
            <w:rFonts w:ascii="Times New Roman" w:eastAsia="Times New Roman" w:hAnsi="Times New Roman" w:cs="Times New Roman"/>
            <w:sz w:val="24"/>
            <w:szCs w:val="24"/>
          </w:rPr>
          <w:t>Pour cette étude, notre objectif principal sera d’expliquer la pauvreté monétaire des travailleurs en Côte d’Ivoire par l’établissement de leur profil sociodémographique. </w:t>
        </w:r>
      </w:ins>
    </w:p>
    <w:p w14:paraId="7E049F3F" w14:textId="77777777" w:rsidR="002C7B32" w:rsidRPr="00456371" w:rsidRDefault="002C7B32" w:rsidP="002C7B32">
      <w:pPr>
        <w:spacing w:before="240" w:line="360" w:lineRule="auto"/>
        <w:jc w:val="both"/>
        <w:rPr>
          <w:ins w:id="200" w:author="hp" w:date="2025-03-04T15:00:00Z"/>
          <w:rFonts w:ascii="Times New Roman" w:eastAsia="Times New Roman" w:hAnsi="Times New Roman" w:cs="Times New Roman"/>
          <w:sz w:val="24"/>
          <w:szCs w:val="24"/>
        </w:rPr>
      </w:pPr>
      <w:ins w:id="201" w:author="hp" w:date="2025-03-04T15:00:00Z">
        <w:r w:rsidRPr="00456371">
          <w:rPr>
            <w:rFonts w:ascii="Times New Roman" w:eastAsia="Times New Roman" w:hAnsi="Times New Roman" w:cs="Times New Roman"/>
            <w:sz w:val="24"/>
            <w:szCs w:val="24"/>
          </w:rPr>
          <w:t>De manière spécifique, nous chercherons :</w:t>
        </w:r>
      </w:ins>
    </w:p>
    <w:p w14:paraId="4032886F" w14:textId="5979C07B" w:rsidR="002C7B32" w:rsidRDefault="002C7B32" w:rsidP="002C7B32">
      <w:pPr>
        <w:numPr>
          <w:ilvl w:val="0"/>
          <w:numId w:val="1"/>
        </w:numPr>
        <w:spacing w:before="240" w:line="360" w:lineRule="auto"/>
        <w:jc w:val="both"/>
        <w:rPr>
          <w:ins w:id="202" w:author="hp" w:date="2025-03-04T15:06:00Z"/>
          <w:rFonts w:ascii="Times New Roman" w:eastAsia="Times New Roman" w:hAnsi="Times New Roman" w:cs="Times New Roman"/>
          <w:sz w:val="24"/>
          <w:szCs w:val="24"/>
        </w:rPr>
      </w:pPr>
      <w:ins w:id="203" w:author="hp" w:date="2025-03-04T15:00:00Z">
        <w:r w:rsidRPr="00456371">
          <w:rPr>
            <w:rFonts w:ascii="Times New Roman" w:eastAsia="Times New Roman" w:hAnsi="Times New Roman" w:cs="Times New Roman"/>
            <w:sz w:val="24"/>
            <w:szCs w:val="24"/>
          </w:rPr>
          <w:t xml:space="preserve">A </w:t>
        </w:r>
      </w:ins>
      <w:ins w:id="204" w:author="hp" w:date="2025-03-04T16:17:00Z">
        <w:r w:rsidR="006B56A1">
          <w:rPr>
            <w:rFonts w:ascii="Times New Roman" w:eastAsia="Times New Roman" w:hAnsi="Times New Roman" w:cs="Times New Roman"/>
            <w:sz w:val="24"/>
            <w:szCs w:val="24"/>
          </w:rPr>
          <w:t>établir le profil sociodémo</w:t>
        </w:r>
      </w:ins>
      <w:ins w:id="205" w:author="hp" w:date="2025-03-04T16:18:00Z">
        <w:r w:rsidR="006B56A1">
          <w:rPr>
            <w:rFonts w:ascii="Times New Roman" w:eastAsia="Times New Roman" w:hAnsi="Times New Roman" w:cs="Times New Roman"/>
            <w:sz w:val="24"/>
            <w:szCs w:val="24"/>
          </w:rPr>
          <w:t>graphique</w:t>
        </w:r>
      </w:ins>
      <w:ins w:id="206" w:author="hp" w:date="2025-03-04T15:00:00Z">
        <w:r w:rsidRPr="00456371">
          <w:rPr>
            <w:rFonts w:ascii="Times New Roman" w:eastAsia="Times New Roman" w:hAnsi="Times New Roman" w:cs="Times New Roman"/>
            <w:sz w:val="24"/>
            <w:szCs w:val="24"/>
          </w:rPr>
          <w:t xml:space="preserve"> de</w:t>
        </w:r>
        <w:r w:rsidR="007B0217">
          <w:rPr>
            <w:rFonts w:ascii="Times New Roman" w:eastAsia="Times New Roman" w:hAnsi="Times New Roman" w:cs="Times New Roman"/>
            <w:sz w:val="24"/>
            <w:szCs w:val="24"/>
          </w:rPr>
          <w:t xml:space="preserve">s travailleurs </w:t>
        </w:r>
      </w:ins>
      <w:ins w:id="207" w:author="hp" w:date="2025-03-04T16:18:00Z">
        <w:r w:rsidR="006B56A1">
          <w:rPr>
            <w:rFonts w:ascii="Times New Roman" w:eastAsia="Times New Roman" w:hAnsi="Times New Roman" w:cs="Times New Roman"/>
            <w:sz w:val="24"/>
            <w:szCs w:val="24"/>
          </w:rPr>
          <w:t xml:space="preserve">pauvres </w:t>
        </w:r>
      </w:ins>
      <w:ins w:id="208" w:author="hp" w:date="2025-03-04T15:00:00Z">
        <w:r w:rsidR="007B0217">
          <w:rPr>
            <w:rFonts w:ascii="Times New Roman" w:eastAsia="Times New Roman" w:hAnsi="Times New Roman" w:cs="Times New Roman"/>
            <w:sz w:val="24"/>
            <w:szCs w:val="24"/>
          </w:rPr>
          <w:t>en Côte d’Ivoire</w:t>
        </w:r>
      </w:ins>
      <w:ins w:id="209" w:author="hp" w:date="2025-03-04T15:06:00Z">
        <w:r w:rsidR="007B0217">
          <w:rPr>
            <w:rFonts w:ascii="Times New Roman" w:eastAsia="Times New Roman" w:hAnsi="Times New Roman" w:cs="Times New Roman"/>
            <w:sz w:val="24"/>
            <w:szCs w:val="24"/>
          </w:rPr>
          <w:t> ;</w:t>
        </w:r>
      </w:ins>
    </w:p>
    <w:p w14:paraId="3C7A3878" w14:textId="07E1A232" w:rsidR="007B0217" w:rsidRPr="007B0217" w:rsidRDefault="007B0217">
      <w:pPr>
        <w:numPr>
          <w:ilvl w:val="0"/>
          <w:numId w:val="1"/>
        </w:numPr>
        <w:spacing w:before="240" w:line="360" w:lineRule="auto"/>
        <w:jc w:val="both"/>
        <w:rPr>
          <w:ins w:id="210" w:author="hp" w:date="2025-03-04T15:00:00Z"/>
          <w:rFonts w:ascii="Times New Roman" w:eastAsia="Times New Roman" w:hAnsi="Times New Roman" w:cs="Times New Roman"/>
          <w:sz w:val="24"/>
          <w:szCs w:val="24"/>
        </w:rPr>
      </w:pPr>
      <w:ins w:id="211" w:author="hp" w:date="2025-03-04T15:06:00Z">
        <w:r w:rsidRPr="00456371">
          <w:rPr>
            <w:rFonts w:ascii="Times New Roman" w:eastAsia="Times New Roman" w:hAnsi="Times New Roman" w:cs="Times New Roman"/>
            <w:sz w:val="24"/>
            <w:szCs w:val="24"/>
          </w:rPr>
          <w:t xml:space="preserve">A </w:t>
        </w:r>
      </w:ins>
      <w:ins w:id="212" w:author="hp" w:date="2025-03-04T16:18:00Z">
        <w:r w:rsidR="006B56A1">
          <w:rPr>
            <w:rFonts w:ascii="Times New Roman" w:eastAsia="Times New Roman" w:hAnsi="Times New Roman" w:cs="Times New Roman"/>
            <w:sz w:val="24"/>
            <w:szCs w:val="24"/>
          </w:rPr>
          <w:t>analyser les déterminants de la pauvreté</w:t>
        </w:r>
      </w:ins>
      <w:ins w:id="213" w:author="hp" w:date="2025-03-04T15:06:00Z">
        <w:r w:rsidRPr="00456371">
          <w:rPr>
            <w:rFonts w:ascii="Times New Roman" w:eastAsia="Times New Roman" w:hAnsi="Times New Roman" w:cs="Times New Roman"/>
            <w:sz w:val="24"/>
            <w:szCs w:val="24"/>
          </w:rPr>
          <w:t xml:space="preserve"> des travailleurs en Côte d’Ivoire ;</w:t>
        </w:r>
      </w:ins>
    </w:p>
    <w:p w14:paraId="6DA8E523" w14:textId="77777777" w:rsidR="002C7B32" w:rsidRPr="00456371" w:rsidRDefault="002C7B32" w:rsidP="002C7B32">
      <w:pPr>
        <w:spacing w:before="240" w:line="360" w:lineRule="auto"/>
        <w:jc w:val="both"/>
        <w:rPr>
          <w:ins w:id="214" w:author="hp" w:date="2025-03-04T15:00:00Z"/>
          <w:rFonts w:ascii="Times New Roman" w:eastAsia="Times New Roman" w:hAnsi="Times New Roman" w:cs="Times New Roman"/>
          <w:sz w:val="24"/>
          <w:szCs w:val="24"/>
        </w:rPr>
      </w:pPr>
      <w:ins w:id="215" w:author="hp" w:date="2025-03-04T15:00:00Z">
        <w:r w:rsidRPr="00456371">
          <w:rPr>
            <w:rFonts w:ascii="Times New Roman" w:eastAsia="Times New Roman" w:hAnsi="Times New Roman" w:cs="Times New Roman"/>
            <w:sz w:val="24"/>
            <w:szCs w:val="24"/>
          </w:rPr>
          <w:t>Les hypothèses que nous émettons sont les suivantes :</w:t>
        </w:r>
      </w:ins>
    </w:p>
    <w:p w14:paraId="5F004302" w14:textId="5B3BEF86" w:rsidR="006B56A1" w:rsidRPr="00B115B2" w:rsidRDefault="006B56A1">
      <w:pPr>
        <w:numPr>
          <w:ilvl w:val="0"/>
          <w:numId w:val="2"/>
        </w:numPr>
        <w:spacing w:before="240" w:line="360" w:lineRule="auto"/>
        <w:jc w:val="both"/>
        <w:rPr>
          <w:ins w:id="216" w:author="hp" w:date="2025-03-04T16:20:00Z"/>
          <w:rFonts w:ascii="Times New Roman" w:eastAsia="Times New Roman" w:hAnsi="Times New Roman" w:cs="Times New Roman"/>
          <w:sz w:val="24"/>
          <w:szCs w:val="24"/>
          <w:rPrChange w:id="217" w:author="hp" w:date="2025-03-04T16:20:00Z">
            <w:rPr>
              <w:ins w:id="218" w:author="hp" w:date="2025-03-04T16:20:00Z"/>
              <w:rFonts w:ascii="Times New Roman" w:eastAsia="Times New Roman" w:hAnsi="Times New Roman" w:cs="Times New Roman"/>
              <w:color w:val="FF0000"/>
              <w:sz w:val="24"/>
              <w:szCs w:val="24"/>
            </w:rPr>
          </w:rPrChange>
        </w:rPr>
      </w:pPr>
      <w:ins w:id="219" w:author="hp" w:date="2025-03-04T16:19:00Z">
        <w:r w:rsidRPr="00B115B2">
          <w:rPr>
            <w:rFonts w:ascii="Times New Roman" w:eastAsia="Times New Roman" w:hAnsi="Times New Roman" w:cs="Times New Roman"/>
            <w:sz w:val="24"/>
            <w:szCs w:val="24"/>
            <w:rPrChange w:id="220" w:author="hp" w:date="2025-03-04T16:20:00Z">
              <w:rPr>
                <w:rFonts w:ascii="Times New Roman" w:eastAsia="Times New Roman" w:hAnsi="Times New Roman" w:cs="Times New Roman"/>
                <w:color w:val="FF0000"/>
                <w:sz w:val="24"/>
                <w:szCs w:val="24"/>
              </w:rPr>
            </w:rPrChange>
          </w:rPr>
          <w:t>Les travailleurs pauvres en Côte d’Ivoire sont faiblement éduqués, vivent en milieu rural et appartiennent à des ménages de grande taille ;</w:t>
        </w:r>
      </w:ins>
    </w:p>
    <w:p w14:paraId="2560D7B3" w14:textId="20D3653A" w:rsidR="006B56A1" w:rsidRPr="00B115B2" w:rsidRDefault="006B56A1">
      <w:pPr>
        <w:numPr>
          <w:ilvl w:val="0"/>
          <w:numId w:val="2"/>
        </w:numPr>
        <w:spacing w:before="240" w:line="360" w:lineRule="auto"/>
        <w:jc w:val="both"/>
        <w:rPr>
          <w:ins w:id="221" w:author="hp" w:date="2025-03-04T16:19:00Z"/>
          <w:rFonts w:ascii="Times New Roman" w:eastAsia="Times New Roman" w:hAnsi="Times New Roman" w:cs="Times New Roman"/>
          <w:sz w:val="24"/>
          <w:szCs w:val="24"/>
          <w:rPrChange w:id="222" w:author="hp" w:date="2025-03-04T16:20:00Z">
            <w:rPr>
              <w:ins w:id="223" w:author="hp" w:date="2025-03-04T16:19:00Z"/>
              <w:rFonts w:ascii="Times New Roman" w:eastAsia="Times New Roman" w:hAnsi="Times New Roman" w:cs="Times New Roman"/>
              <w:color w:val="FF0000"/>
              <w:sz w:val="24"/>
              <w:szCs w:val="24"/>
              <w:highlight w:val="yellow"/>
            </w:rPr>
          </w:rPrChange>
        </w:rPr>
      </w:pPr>
      <w:ins w:id="224" w:author="hp" w:date="2025-03-04T16:20:00Z">
        <w:r w:rsidRPr="00B115B2">
          <w:rPr>
            <w:rFonts w:ascii="Times New Roman" w:eastAsia="Times New Roman" w:hAnsi="Times New Roman" w:cs="Times New Roman"/>
            <w:sz w:val="24"/>
            <w:szCs w:val="24"/>
            <w:rPrChange w:id="225" w:author="hp" w:date="2025-03-04T16:20:00Z">
              <w:rPr>
                <w:rFonts w:ascii="Times New Roman" w:eastAsia="Times New Roman" w:hAnsi="Times New Roman" w:cs="Times New Roman"/>
                <w:color w:val="FF0000"/>
                <w:sz w:val="24"/>
                <w:szCs w:val="24"/>
              </w:rPr>
            </w:rPrChange>
          </w:rPr>
          <w:t>Le secteur d’activité, la situation socioprofessionnelle et la composition du ménage influencent significativement la probabilité d’être un travailleur pauvre.</w:t>
        </w:r>
      </w:ins>
    </w:p>
    <w:p w14:paraId="003CF5DA" w14:textId="60322139" w:rsidR="00595651" w:rsidRPr="002C7B32" w:rsidDel="002C7B32" w:rsidRDefault="00595651">
      <w:pPr>
        <w:numPr>
          <w:ilvl w:val="0"/>
          <w:numId w:val="2"/>
        </w:numPr>
        <w:spacing w:before="240" w:line="360" w:lineRule="auto"/>
        <w:jc w:val="both"/>
        <w:rPr>
          <w:del w:id="226" w:author="hp" w:date="2025-03-04T15:00:00Z"/>
          <w:rFonts w:ascii="Times New Roman" w:eastAsia="Times New Roman" w:hAnsi="Times New Roman" w:cs="Times New Roman"/>
          <w:sz w:val="24"/>
          <w:szCs w:val="24"/>
          <w:rPrChange w:id="227" w:author="hp" w:date="2025-03-04T15:01:00Z">
            <w:rPr>
              <w:del w:id="228" w:author="hp" w:date="2025-03-04T15:00:00Z"/>
              <w:rFonts w:ascii="Times New Roman" w:hAnsi="Times New Roman" w:cs="Times New Roman"/>
              <w:sz w:val="24"/>
              <w:szCs w:val="24"/>
            </w:rPr>
          </w:rPrChange>
        </w:rPr>
        <w:pPrChange w:id="229" w:author="hp" w:date="2025-03-04T15:01:00Z">
          <w:pPr>
            <w:spacing w:line="360" w:lineRule="auto"/>
            <w:jc w:val="both"/>
          </w:pPr>
        </w:pPrChange>
      </w:pPr>
      <w:commentRangeStart w:id="230"/>
      <w:del w:id="231" w:author="hp" w:date="2025-03-04T15:00:00Z">
        <w:r w:rsidRPr="002C7B32" w:rsidDel="002C7B32">
          <w:rPr>
            <w:rFonts w:ascii="Times New Roman" w:hAnsi="Times New Roman" w:cs="Times New Roman"/>
            <w:color w:val="FF0000"/>
            <w:sz w:val="24"/>
            <w:szCs w:val="24"/>
            <w:rPrChange w:id="232" w:author="hp" w:date="2025-03-04T15:01:00Z">
              <w:rPr>
                <w:rFonts w:ascii="Times New Roman" w:hAnsi="Times New Roman" w:cs="Times New Roman"/>
                <w:sz w:val="24"/>
                <w:szCs w:val="24"/>
              </w:rPr>
            </w:rPrChange>
          </w:rPr>
          <w:delText>Plus précisément, nos objectifs sont :</w:delText>
        </w:r>
      </w:del>
    </w:p>
    <w:p w14:paraId="3DB056AE" w14:textId="7979E542" w:rsidR="00595651" w:rsidRPr="00B5051C" w:rsidDel="002C7B32" w:rsidRDefault="00595651" w:rsidP="00595651">
      <w:pPr>
        <w:spacing w:line="360" w:lineRule="auto"/>
        <w:jc w:val="both"/>
        <w:rPr>
          <w:del w:id="233" w:author="hp" w:date="2025-03-04T15:00:00Z"/>
          <w:rFonts w:ascii="Times New Roman" w:hAnsi="Times New Roman" w:cs="Times New Roman"/>
          <w:color w:val="FF0000"/>
          <w:sz w:val="24"/>
          <w:szCs w:val="24"/>
          <w:rPrChange w:id="234" w:author="SADIA" w:date="2025-03-04T07:30:00Z">
            <w:rPr>
              <w:del w:id="235" w:author="hp" w:date="2025-03-04T15:00:00Z"/>
              <w:rFonts w:ascii="Times New Roman" w:hAnsi="Times New Roman" w:cs="Times New Roman"/>
              <w:sz w:val="24"/>
              <w:szCs w:val="24"/>
            </w:rPr>
          </w:rPrChange>
        </w:rPr>
      </w:pPr>
      <w:del w:id="236" w:author="hp" w:date="2025-03-04T15:00:00Z">
        <w:r w:rsidRPr="00B5051C" w:rsidDel="002C7B32">
          <w:rPr>
            <w:rFonts w:ascii="Times New Roman" w:hAnsi="Times New Roman" w:cs="Times New Roman"/>
            <w:color w:val="FF0000"/>
            <w:sz w:val="24"/>
            <w:szCs w:val="24"/>
            <w:rPrChange w:id="237" w:author="SADIA" w:date="2025-03-04T07:30:00Z">
              <w:rPr>
                <w:rFonts w:ascii="Times New Roman" w:hAnsi="Times New Roman" w:cs="Times New Roman"/>
                <w:sz w:val="24"/>
                <w:szCs w:val="24"/>
              </w:rPr>
            </w:rPrChange>
          </w:rPr>
          <w:delText>D’établir le profil sociodémographique des travailleurs en situation de pauvreté en Côte d’Ivoire ;</w:delText>
        </w:r>
      </w:del>
    </w:p>
    <w:p w14:paraId="30FA2AAE" w14:textId="0F701527" w:rsidR="00595651" w:rsidRPr="00B5051C" w:rsidDel="002C7B32" w:rsidRDefault="00595651" w:rsidP="00595651">
      <w:pPr>
        <w:spacing w:line="360" w:lineRule="auto"/>
        <w:jc w:val="both"/>
        <w:rPr>
          <w:del w:id="238" w:author="hp" w:date="2025-03-04T15:00:00Z"/>
          <w:rFonts w:ascii="Times New Roman" w:hAnsi="Times New Roman" w:cs="Times New Roman"/>
          <w:color w:val="FF0000"/>
          <w:sz w:val="24"/>
          <w:szCs w:val="24"/>
          <w:rPrChange w:id="239" w:author="SADIA" w:date="2025-03-04T07:30:00Z">
            <w:rPr>
              <w:del w:id="240" w:author="hp" w:date="2025-03-04T15:00:00Z"/>
              <w:rFonts w:ascii="Times New Roman" w:hAnsi="Times New Roman" w:cs="Times New Roman"/>
              <w:sz w:val="24"/>
              <w:szCs w:val="24"/>
            </w:rPr>
          </w:rPrChange>
        </w:rPr>
      </w:pPr>
      <w:del w:id="241" w:author="hp" w:date="2025-03-04T15:00:00Z">
        <w:r w:rsidRPr="00B5051C" w:rsidDel="002C7B32">
          <w:rPr>
            <w:rFonts w:ascii="Times New Roman" w:hAnsi="Times New Roman" w:cs="Times New Roman"/>
            <w:color w:val="FF0000"/>
            <w:sz w:val="24"/>
            <w:szCs w:val="24"/>
            <w:rPrChange w:id="242" w:author="SADIA" w:date="2025-03-04T07:30:00Z">
              <w:rPr>
                <w:rFonts w:ascii="Times New Roman" w:hAnsi="Times New Roman" w:cs="Times New Roman"/>
                <w:sz w:val="24"/>
                <w:szCs w:val="24"/>
              </w:rPr>
            </w:rPrChange>
          </w:rPr>
          <w:delText>De déterminer les facteurs explicatifs de la pauvreté des travailleurs en Côte d’Ivoire.</w:delText>
        </w:r>
      </w:del>
    </w:p>
    <w:p w14:paraId="0844126E" w14:textId="3ABDAAD9" w:rsidR="00595651" w:rsidRPr="00B5051C" w:rsidDel="002C7B32" w:rsidRDefault="00595651" w:rsidP="00595651">
      <w:pPr>
        <w:spacing w:line="360" w:lineRule="auto"/>
        <w:jc w:val="both"/>
        <w:rPr>
          <w:del w:id="243" w:author="hp" w:date="2025-03-04T15:00:00Z"/>
          <w:rFonts w:ascii="Times New Roman" w:hAnsi="Times New Roman" w:cs="Times New Roman"/>
          <w:color w:val="FF0000"/>
          <w:sz w:val="24"/>
          <w:szCs w:val="24"/>
          <w:rPrChange w:id="244" w:author="SADIA" w:date="2025-03-04T07:30:00Z">
            <w:rPr>
              <w:del w:id="245" w:author="hp" w:date="2025-03-04T15:00:00Z"/>
              <w:rFonts w:ascii="Times New Roman" w:hAnsi="Times New Roman" w:cs="Times New Roman"/>
              <w:sz w:val="24"/>
              <w:szCs w:val="24"/>
            </w:rPr>
          </w:rPrChange>
        </w:rPr>
      </w:pPr>
      <w:del w:id="246" w:author="hp" w:date="2025-03-04T15:00:00Z">
        <w:r w:rsidRPr="00B5051C" w:rsidDel="002C7B32">
          <w:rPr>
            <w:rFonts w:ascii="Times New Roman" w:hAnsi="Times New Roman" w:cs="Times New Roman"/>
            <w:color w:val="FF0000"/>
            <w:sz w:val="24"/>
            <w:szCs w:val="24"/>
            <w:rPrChange w:id="247" w:author="SADIA" w:date="2025-03-04T07:30:00Z">
              <w:rPr>
                <w:rFonts w:ascii="Times New Roman" w:hAnsi="Times New Roman" w:cs="Times New Roman"/>
                <w:sz w:val="24"/>
                <w:szCs w:val="24"/>
              </w:rPr>
            </w:rPrChange>
          </w:rPr>
          <w:delText>Les hypothèses retenues sont les suivantes :</w:delText>
        </w:r>
      </w:del>
    </w:p>
    <w:p w14:paraId="3683C8CC" w14:textId="2A421C2E" w:rsidR="00595651" w:rsidRPr="00B5051C" w:rsidDel="002C7B32" w:rsidRDefault="00595651" w:rsidP="00595651">
      <w:pPr>
        <w:spacing w:line="360" w:lineRule="auto"/>
        <w:jc w:val="both"/>
        <w:rPr>
          <w:del w:id="248" w:author="hp" w:date="2025-03-04T15:00:00Z"/>
          <w:rFonts w:ascii="Times New Roman" w:hAnsi="Times New Roman" w:cs="Times New Roman"/>
          <w:color w:val="FF0000"/>
          <w:sz w:val="24"/>
          <w:szCs w:val="24"/>
          <w:rPrChange w:id="249" w:author="SADIA" w:date="2025-03-04T07:30:00Z">
            <w:rPr>
              <w:del w:id="250" w:author="hp" w:date="2025-03-04T15:00:00Z"/>
              <w:rFonts w:ascii="Times New Roman" w:hAnsi="Times New Roman" w:cs="Times New Roman"/>
              <w:sz w:val="24"/>
              <w:szCs w:val="24"/>
            </w:rPr>
          </w:rPrChange>
        </w:rPr>
      </w:pPr>
      <w:del w:id="251" w:author="hp" w:date="2025-03-04T15:00:00Z">
        <w:r w:rsidRPr="00B5051C" w:rsidDel="002C7B32">
          <w:rPr>
            <w:rFonts w:ascii="Times New Roman" w:hAnsi="Times New Roman" w:cs="Times New Roman"/>
            <w:color w:val="FF0000"/>
            <w:sz w:val="24"/>
            <w:szCs w:val="24"/>
            <w:rPrChange w:id="252" w:author="SADIA" w:date="2025-03-04T07:30:00Z">
              <w:rPr>
                <w:rFonts w:ascii="Times New Roman" w:hAnsi="Times New Roman" w:cs="Times New Roman"/>
                <w:sz w:val="24"/>
                <w:szCs w:val="24"/>
              </w:rPr>
            </w:rPrChange>
          </w:rPr>
          <w:delText>La situation des travailleurs pauvres en Côte d’Ivoire dépend du type d’emploi, de la taille du ménage et de sa composition ;</w:delText>
        </w:r>
      </w:del>
    </w:p>
    <w:p w14:paraId="78BB14D8" w14:textId="103EB05B" w:rsidR="00595651" w:rsidRPr="00B5051C" w:rsidDel="007B0217" w:rsidRDefault="00595651" w:rsidP="00595651">
      <w:pPr>
        <w:spacing w:line="360" w:lineRule="auto"/>
        <w:jc w:val="both"/>
        <w:rPr>
          <w:del w:id="253" w:author="hp" w:date="2025-03-04T15:05:00Z"/>
          <w:rFonts w:ascii="Times New Roman" w:hAnsi="Times New Roman" w:cs="Times New Roman"/>
          <w:color w:val="FF0000"/>
          <w:sz w:val="24"/>
          <w:szCs w:val="24"/>
          <w:rPrChange w:id="254" w:author="SADIA" w:date="2025-03-04T07:30:00Z">
            <w:rPr>
              <w:del w:id="255" w:author="hp" w:date="2025-03-04T15:05:00Z"/>
              <w:rFonts w:ascii="Times New Roman" w:hAnsi="Times New Roman" w:cs="Times New Roman"/>
              <w:sz w:val="24"/>
              <w:szCs w:val="24"/>
            </w:rPr>
          </w:rPrChange>
        </w:rPr>
      </w:pPr>
      <w:del w:id="256" w:author="hp" w:date="2025-03-04T15:00:00Z">
        <w:r w:rsidRPr="00B5051C" w:rsidDel="002C7B32">
          <w:rPr>
            <w:rFonts w:ascii="Times New Roman" w:hAnsi="Times New Roman" w:cs="Times New Roman"/>
            <w:color w:val="FF0000"/>
            <w:sz w:val="24"/>
            <w:szCs w:val="24"/>
            <w:rPrChange w:id="257" w:author="SADIA" w:date="2025-03-04T07:30:00Z">
              <w:rPr>
                <w:rFonts w:ascii="Times New Roman" w:hAnsi="Times New Roman" w:cs="Times New Roman"/>
                <w:sz w:val="24"/>
                <w:szCs w:val="24"/>
              </w:rPr>
            </w:rPrChange>
          </w:rPr>
          <w:delText>Les caractéristiques sociodémographiques et le secteur d’activité sont des facteurs déterminants de la pauvreté des travailleurs.</w:delText>
        </w:r>
        <w:commentRangeEnd w:id="230"/>
        <w:r w:rsidR="00B5051C" w:rsidDel="002C7B32">
          <w:rPr>
            <w:rStyle w:val="Marquedecommentaire"/>
          </w:rPr>
          <w:commentReference w:id="230"/>
        </w:r>
      </w:del>
    </w:p>
    <w:p w14:paraId="3C1BA166" w14:textId="77777777" w:rsidR="00595651" w:rsidRPr="00595651" w:rsidRDefault="00595651" w:rsidP="00595651">
      <w:pPr>
        <w:spacing w:line="360" w:lineRule="auto"/>
        <w:jc w:val="both"/>
        <w:rPr>
          <w:rFonts w:ascii="Times New Roman" w:hAnsi="Times New Roman" w:cs="Times New Roman"/>
          <w:sz w:val="24"/>
          <w:szCs w:val="24"/>
        </w:rPr>
      </w:pPr>
      <w:r w:rsidRPr="00595651">
        <w:rPr>
          <w:rFonts w:ascii="Times New Roman" w:hAnsi="Times New Roman" w:cs="Times New Roman"/>
          <w:sz w:val="24"/>
          <w:szCs w:val="24"/>
        </w:rPr>
        <w:t>Cette étude apporte une contribution importante en mettant en lumière</w:t>
      </w:r>
      <w:bookmarkStart w:id="258" w:name="_GoBack"/>
      <w:bookmarkEnd w:id="258"/>
      <w:r w:rsidRPr="00595651">
        <w:rPr>
          <w:rFonts w:ascii="Times New Roman" w:hAnsi="Times New Roman" w:cs="Times New Roman"/>
          <w:sz w:val="24"/>
          <w:szCs w:val="24"/>
        </w:rPr>
        <w:t xml:space="preserve"> un aspect spécifique de la pauvreté encore peu exploré dans les pays africains. Elle permettra également d’évaluer si l’emploi pour tous, tel que prôné par les politiques de lutte contre la pauvreté, constitue réellement la solution la plus efficace pour éradiquer ce fléau en Côte d’Ivoire.</w:t>
      </w:r>
    </w:p>
    <w:p w14:paraId="0B0B9482" w14:textId="77777777" w:rsidR="00D65525" w:rsidDel="002C7B32" w:rsidRDefault="00595651" w:rsidP="00595651">
      <w:pPr>
        <w:spacing w:line="360" w:lineRule="auto"/>
        <w:jc w:val="both"/>
        <w:rPr>
          <w:del w:id="259" w:author="hp" w:date="2025-03-04T14:56:00Z"/>
          <w:rFonts w:ascii="Times New Roman" w:hAnsi="Times New Roman" w:cs="Times New Roman"/>
          <w:sz w:val="24"/>
          <w:szCs w:val="24"/>
        </w:rPr>
      </w:pPr>
      <w:r w:rsidRPr="00595651">
        <w:rPr>
          <w:rFonts w:ascii="Times New Roman" w:hAnsi="Times New Roman" w:cs="Times New Roman"/>
          <w:sz w:val="24"/>
          <w:szCs w:val="24"/>
        </w:rPr>
        <w:t>Pour une meilleure compréhension de notre analyse, notre travail se divise en deux parties. La première présentera une analyse de la pauvreté des travailleurs à travers un cadre théorique et des faits stylisés. La seconde exposera la méthodologie utilisée pour tester nos hypothèses et les résultats des analyses empiriques réalisées.</w:t>
      </w:r>
    </w:p>
    <w:p w14:paraId="564CF985" w14:textId="77777777" w:rsidR="00595651" w:rsidDel="002C7B32" w:rsidRDefault="00595651" w:rsidP="00595651">
      <w:pPr>
        <w:spacing w:line="360" w:lineRule="auto"/>
        <w:jc w:val="both"/>
        <w:rPr>
          <w:del w:id="260" w:author="hp" w:date="2025-03-04T14:56:00Z"/>
          <w:rFonts w:ascii="Times New Roman" w:hAnsi="Times New Roman" w:cs="Times New Roman"/>
          <w:sz w:val="24"/>
          <w:szCs w:val="24"/>
        </w:rPr>
      </w:pPr>
    </w:p>
    <w:p w14:paraId="620D494B" w14:textId="77777777" w:rsidR="00595651" w:rsidDel="002C7B32" w:rsidRDefault="00595651" w:rsidP="00595651">
      <w:pPr>
        <w:spacing w:line="360" w:lineRule="auto"/>
        <w:jc w:val="both"/>
        <w:rPr>
          <w:del w:id="261" w:author="hp" w:date="2025-03-04T14:56:00Z"/>
          <w:rFonts w:ascii="Times New Roman" w:hAnsi="Times New Roman" w:cs="Times New Roman"/>
          <w:sz w:val="24"/>
          <w:szCs w:val="24"/>
        </w:rPr>
      </w:pPr>
    </w:p>
    <w:p w14:paraId="32C1A441" w14:textId="77777777" w:rsidR="00595651" w:rsidDel="002C7B32" w:rsidRDefault="00595651" w:rsidP="00595651">
      <w:pPr>
        <w:spacing w:line="360" w:lineRule="auto"/>
        <w:jc w:val="both"/>
        <w:rPr>
          <w:del w:id="262" w:author="hp" w:date="2025-03-04T14:56:00Z"/>
          <w:rFonts w:ascii="Times New Roman" w:hAnsi="Times New Roman" w:cs="Times New Roman"/>
          <w:sz w:val="24"/>
          <w:szCs w:val="24"/>
        </w:rPr>
      </w:pPr>
    </w:p>
    <w:p w14:paraId="49C71B91" w14:textId="77777777" w:rsidR="00595651" w:rsidDel="002C7B32" w:rsidRDefault="00595651" w:rsidP="00595651">
      <w:pPr>
        <w:spacing w:line="360" w:lineRule="auto"/>
        <w:jc w:val="both"/>
        <w:rPr>
          <w:del w:id="263" w:author="hp" w:date="2025-03-04T14:56:00Z"/>
          <w:rFonts w:ascii="Times New Roman" w:hAnsi="Times New Roman" w:cs="Times New Roman"/>
          <w:sz w:val="24"/>
          <w:szCs w:val="24"/>
        </w:rPr>
      </w:pPr>
    </w:p>
    <w:p w14:paraId="76796E3A" w14:textId="77777777" w:rsidR="00595651" w:rsidDel="002C7B32" w:rsidRDefault="00595651" w:rsidP="00595651">
      <w:pPr>
        <w:spacing w:line="360" w:lineRule="auto"/>
        <w:jc w:val="both"/>
        <w:rPr>
          <w:del w:id="264" w:author="hp" w:date="2025-03-04T14:56:00Z"/>
          <w:rFonts w:ascii="Times New Roman" w:hAnsi="Times New Roman" w:cs="Times New Roman"/>
          <w:sz w:val="24"/>
          <w:szCs w:val="24"/>
        </w:rPr>
      </w:pPr>
    </w:p>
    <w:p w14:paraId="2B869E22" w14:textId="77777777" w:rsidR="00595651" w:rsidDel="002C7B32" w:rsidRDefault="00595651" w:rsidP="00595651">
      <w:pPr>
        <w:spacing w:line="360" w:lineRule="auto"/>
        <w:jc w:val="both"/>
        <w:rPr>
          <w:del w:id="265" w:author="hp" w:date="2025-03-04T14:56:00Z"/>
          <w:rFonts w:ascii="Times New Roman" w:hAnsi="Times New Roman" w:cs="Times New Roman"/>
          <w:sz w:val="24"/>
          <w:szCs w:val="24"/>
        </w:rPr>
      </w:pPr>
    </w:p>
    <w:p w14:paraId="666D49F4" w14:textId="77777777" w:rsidR="00595651" w:rsidDel="002C7B32" w:rsidRDefault="00595651" w:rsidP="00595651">
      <w:pPr>
        <w:spacing w:line="360" w:lineRule="auto"/>
        <w:jc w:val="both"/>
        <w:rPr>
          <w:del w:id="266" w:author="hp" w:date="2025-03-04T14:56:00Z"/>
          <w:rFonts w:ascii="Times New Roman" w:hAnsi="Times New Roman" w:cs="Times New Roman"/>
          <w:sz w:val="24"/>
          <w:szCs w:val="24"/>
        </w:rPr>
      </w:pPr>
    </w:p>
    <w:p w14:paraId="09BAFA0C" w14:textId="77777777" w:rsidR="00595651" w:rsidDel="002C7B32" w:rsidRDefault="00595651" w:rsidP="00595651">
      <w:pPr>
        <w:spacing w:line="360" w:lineRule="auto"/>
        <w:jc w:val="both"/>
        <w:rPr>
          <w:del w:id="267" w:author="hp" w:date="2025-03-04T14:56:00Z"/>
          <w:rFonts w:ascii="Times New Roman" w:hAnsi="Times New Roman" w:cs="Times New Roman"/>
          <w:sz w:val="24"/>
          <w:szCs w:val="24"/>
        </w:rPr>
      </w:pPr>
    </w:p>
    <w:p w14:paraId="6517611E" w14:textId="77777777" w:rsidR="00595651" w:rsidDel="002C7B32" w:rsidRDefault="00595651" w:rsidP="00595651">
      <w:pPr>
        <w:spacing w:line="360" w:lineRule="auto"/>
        <w:jc w:val="both"/>
        <w:rPr>
          <w:del w:id="268" w:author="hp" w:date="2025-03-04T14:56:00Z"/>
          <w:rFonts w:ascii="Times New Roman" w:hAnsi="Times New Roman" w:cs="Times New Roman"/>
          <w:sz w:val="24"/>
          <w:szCs w:val="24"/>
        </w:rPr>
      </w:pPr>
    </w:p>
    <w:p w14:paraId="4CF5B608" w14:textId="77777777" w:rsidR="00595651" w:rsidDel="002C7B32" w:rsidRDefault="00595651" w:rsidP="00595651">
      <w:pPr>
        <w:spacing w:line="360" w:lineRule="auto"/>
        <w:jc w:val="both"/>
        <w:rPr>
          <w:del w:id="269" w:author="hp" w:date="2025-03-04T14:56:00Z"/>
          <w:rFonts w:ascii="Times New Roman" w:hAnsi="Times New Roman" w:cs="Times New Roman"/>
          <w:sz w:val="24"/>
          <w:szCs w:val="24"/>
        </w:rPr>
      </w:pPr>
    </w:p>
    <w:p w14:paraId="09552D99" w14:textId="77777777" w:rsidR="00595651" w:rsidDel="002C7B32" w:rsidRDefault="00595651" w:rsidP="00595651">
      <w:pPr>
        <w:spacing w:line="360" w:lineRule="auto"/>
        <w:jc w:val="both"/>
        <w:rPr>
          <w:del w:id="270" w:author="hp" w:date="2025-03-04T14:56:00Z"/>
          <w:rFonts w:ascii="Times New Roman" w:hAnsi="Times New Roman" w:cs="Times New Roman"/>
          <w:sz w:val="24"/>
          <w:szCs w:val="24"/>
        </w:rPr>
      </w:pPr>
    </w:p>
    <w:p w14:paraId="23C2EE25" w14:textId="77777777" w:rsidR="00595651" w:rsidDel="002C7B32" w:rsidRDefault="00595651" w:rsidP="00595651">
      <w:pPr>
        <w:spacing w:line="360" w:lineRule="auto"/>
        <w:jc w:val="both"/>
        <w:rPr>
          <w:del w:id="271" w:author="hp" w:date="2025-03-04T14:56:00Z"/>
          <w:rFonts w:ascii="Times New Roman" w:hAnsi="Times New Roman" w:cs="Times New Roman"/>
          <w:sz w:val="24"/>
          <w:szCs w:val="24"/>
        </w:rPr>
      </w:pPr>
    </w:p>
    <w:p w14:paraId="0836D7B0" w14:textId="77777777" w:rsidR="00595651" w:rsidDel="002C7B32" w:rsidRDefault="00595651" w:rsidP="00595651">
      <w:pPr>
        <w:spacing w:line="360" w:lineRule="auto"/>
        <w:jc w:val="both"/>
        <w:rPr>
          <w:del w:id="272" w:author="hp" w:date="2025-03-04T14:56:00Z"/>
          <w:rFonts w:ascii="Times New Roman" w:hAnsi="Times New Roman" w:cs="Times New Roman"/>
          <w:sz w:val="24"/>
          <w:szCs w:val="24"/>
        </w:rPr>
      </w:pPr>
    </w:p>
    <w:p w14:paraId="3AFD3109" w14:textId="77777777" w:rsidR="00595651" w:rsidDel="002C7B32" w:rsidRDefault="00595651" w:rsidP="00595651">
      <w:pPr>
        <w:spacing w:line="360" w:lineRule="auto"/>
        <w:jc w:val="both"/>
        <w:rPr>
          <w:del w:id="273" w:author="hp" w:date="2025-03-04T14:54:00Z"/>
          <w:rFonts w:ascii="Times New Roman" w:hAnsi="Times New Roman" w:cs="Times New Roman"/>
          <w:sz w:val="24"/>
          <w:szCs w:val="24"/>
        </w:rPr>
      </w:pPr>
    </w:p>
    <w:p w14:paraId="1E4F05A8" w14:textId="77777777" w:rsidR="00595651" w:rsidDel="002C7B32" w:rsidRDefault="00595651" w:rsidP="00595651">
      <w:pPr>
        <w:spacing w:line="360" w:lineRule="auto"/>
        <w:jc w:val="both"/>
        <w:rPr>
          <w:del w:id="274" w:author="hp" w:date="2025-03-04T14:54:00Z"/>
          <w:rFonts w:ascii="Times New Roman" w:hAnsi="Times New Roman" w:cs="Times New Roman"/>
          <w:sz w:val="24"/>
          <w:szCs w:val="24"/>
        </w:rPr>
      </w:pPr>
    </w:p>
    <w:p w14:paraId="5898BA46" w14:textId="77777777" w:rsidR="00595651" w:rsidDel="002C7B32" w:rsidRDefault="00595651" w:rsidP="00595651">
      <w:pPr>
        <w:spacing w:line="360" w:lineRule="auto"/>
        <w:jc w:val="both"/>
        <w:rPr>
          <w:del w:id="275" w:author="hp" w:date="2025-03-04T14:54:00Z"/>
          <w:rFonts w:ascii="Times New Roman" w:hAnsi="Times New Roman" w:cs="Times New Roman"/>
          <w:sz w:val="24"/>
          <w:szCs w:val="24"/>
        </w:rPr>
      </w:pPr>
    </w:p>
    <w:p w14:paraId="762EEAC4" w14:textId="77777777" w:rsidR="00595651" w:rsidDel="002C7B32" w:rsidRDefault="00595651" w:rsidP="00595651">
      <w:pPr>
        <w:spacing w:line="360" w:lineRule="auto"/>
        <w:jc w:val="both"/>
        <w:rPr>
          <w:del w:id="276" w:author="hp" w:date="2025-03-04T14:54:00Z"/>
          <w:rFonts w:ascii="Times New Roman" w:hAnsi="Times New Roman" w:cs="Times New Roman"/>
          <w:sz w:val="24"/>
          <w:szCs w:val="24"/>
        </w:rPr>
      </w:pPr>
    </w:p>
    <w:p w14:paraId="00F14B28" w14:textId="77777777" w:rsidR="00595651" w:rsidDel="002C7B32" w:rsidRDefault="00595651" w:rsidP="00595651">
      <w:pPr>
        <w:spacing w:line="360" w:lineRule="auto"/>
        <w:jc w:val="both"/>
        <w:rPr>
          <w:del w:id="277" w:author="hp" w:date="2025-03-04T14:54:00Z"/>
          <w:rFonts w:ascii="Times New Roman" w:hAnsi="Times New Roman" w:cs="Times New Roman"/>
          <w:sz w:val="24"/>
          <w:szCs w:val="24"/>
        </w:rPr>
      </w:pPr>
    </w:p>
    <w:p w14:paraId="43DCEB03" w14:textId="77777777" w:rsidR="00595651" w:rsidDel="002C7B32" w:rsidRDefault="00595651" w:rsidP="00595651">
      <w:pPr>
        <w:spacing w:line="360" w:lineRule="auto"/>
        <w:jc w:val="both"/>
        <w:rPr>
          <w:del w:id="278" w:author="hp" w:date="2025-03-04T14:54:00Z"/>
          <w:rFonts w:ascii="Times New Roman" w:hAnsi="Times New Roman" w:cs="Times New Roman"/>
          <w:sz w:val="24"/>
          <w:szCs w:val="24"/>
        </w:rPr>
      </w:pPr>
    </w:p>
    <w:p w14:paraId="0D30B5C0" w14:textId="77777777" w:rsidR="00595651" w:rsidDel="002C7B32" w:rsidRDefault="00595651" w:rsidP="00595651">
      <w:pPr>
        <w:spacing w:line="360" w:lineRule="auto"/>
        <w:jc w:val="both"/>
        <w:rPr>
          <w:del w:id="279" w:author="hp" w:date="2025-03-04T14:54:00Z"/>
          <w:rFonts w:ascii="Times New Roman" w:hAnsi="Times New Roman" w:cs="Times New Roman"/>
          <w:sz w:val="24"/>
          <w:szCs w:val="24"/>
        </w:rPr>
      </w:pPr>
    </w:p>
    <w:p w14:paraId="20B935A8" w14:textId="77777777" w:rsidR="00595651" w:rsidDel="002C7B32" w:rsidRDefault="00595651" w:rsidP="00595651">
      <w:pPr>
        <w:spacing w:line="360" w:lineRule="auto"/>
        <w:jc w:val="both"/>
        <w:rPr>
          <w:del w:id="280" w:author="hp" w:date="2025-03-04T14:54:00Z"/>
          <w:rFonts w:ascii="Times New Roman" w:hAnsi="Times New Roman" w:cs="Times New Roman"/>
          <w:sz w:val="24"/>
          <w:szCs w:val="24"/>
        </w:rPr>
      </w:pPr>
    </w:p>
    <w:p w14:paraId="7C4C3CA1" w14:textId="7008C695" w:rsidR="00595651" w:rsidDel="002C7B32" w:rsidRDefault="00595651" w:rsidP="00595651">
      <w:pPr>
        <w:spacing w:line="360" w:lineRule="auto"/>
        <w:jc w:val="both"/>
        <w:rPr>
          <w:del w:id="281" w:author="hp" w:date="2025-03-04T14:54:00Z"/>
          <w:rFonts w:ascii="Times New Roman" w:hAnsi="Times New Roman" w:cs="Times New Roman"/>
          <w:b/>
          <w:sz w:val="24"/>
          <w:szCs w:val="24"/>
        </w:rPr>
      </w:pPr>
      <w:del w:id="282" w:author="hp" w:date="2025-03-04T14:54:00Z">
        <w:r w:rsidRPr="00595651" w:rsidDel="002C7B32">
          <w:rPr>
            <w:rFonts w:ascii="Times New Roman" w:hAnsi="Times New Roman" w:cs="Times New Roman"/>
            <w:b/>
            <w:sz w:val="24"/>
            <w:szCs w:val="24"/>
          </w:rPr>
          <w:delText>INTRODUCTIO</w:delText>
        </w:r>
        <w:r w:rsidDel="002C7B32">
          <w:rPr>
            <w:rFonts w:ascii="Times New Roman" w:hAnsi="Times New Roman" w:cs="Times New Roman"/>
            <w:b/>
            <w:sz w:val="24"/>
            <w:szCs w:val="24"/>
          </w:rPr>
          <w:delText>N MODIFIE 2</w:delText>
        </w:r>
      </w:del>
    </w:p>
    <w:p w14:paraId="13BEDB16" w14:textId="159E8653" w:rsidR="00595651" w:rsidRPr="00595651" w:rsidDel="002C7B32" w:rsidRDefault="00595651" w:rsidP="00595651">
      <w:pPr>
        <w:spacing w:before="240" w:line="360" w:lineRule="auto"/>
        <w:jc w:val="both"/>
        <w:rPr>
          <w:del w:id="283" w:author="hp" w:date="2025-03-04T14:54:00Z"/>
          <w:rFonts w:ascii="Times New Roman" w:hAnsi="Times New Roman" w:cs="Times New Roman"/>
          <w:sz w:val="24"/>
          <w:szCs w:val="24"/>
        </w:rPr>
      </w:pPr>
      <w:del w:id="284" w:author="hp" w:date="2025-03-04T14:54:00Z">
        <w:r w:rsidRPr="00595651" w:rsidDel="002C7B32">
          <w:rPr>
            <w:rFonts w:ascii="Times New Roman" w:hAnsi="Times New Roman" w:cs="Times New Roman"/>
            <w:sz w:val="24"/>
            <w:szCs w:val="24"/>
          </w:rPr>
          <w:delText>La question de la pauvreté est une préoccupation majeure tant au niveau académique que politique. Sa réduction constitue un défi central pour les pays en développement, notamment en Côte d'Ivoire, où, malgré une forte croissance économique ces dernières années, une part significative de la population demeure en situation de précarité. Cette contradiction met en lumière les limites des stratégies actuelles de développement et pousse chercheurs et décideurs à analyser les facteurs pouvant contribuer à une réduction durable de la pauvreté.</w:delText>
        </w:r>
      </w:del>
    </w:p>
    <w:p w14:paraId="1BE7925E" w14:textId="48FBAE24" w:rsidR="00595651" w:rsidRPr="00595651" w:rsidDel="002C7B32" w:rsidRDefault="00595651" w:rsidP="00595651">
      <w:pPr>
        <w:spacing w:before="240" w:line="360" w:lineRule="auto"/>
        <w:jc w:val="both"/>
        <w:rPr>
          <w:del w:id="285" w:author="hp" w:date="2025-03-04T14:54:00Z"/>
          <w:rFonts w:ascii="Times New Roman" w:hAnsi="Times New Roman" w:cs="Times New Roman"/>
          <w:sz w:val="24"/>
          <w:szCs w:val="24"/>
        </w:rPr>
      </w:pPr>
      <w:del w:id="286" w:author="hp" w:date="2025-03-04T14:54:00Z">
        <w:r w:rsidRPr="00595651" w:rsidDel="002C7B32">
          <w:rPr>
            <w:rFonts w:ascii="Times New Roman" w:hAnsi="Times New Roman" w:cs="Times New Roman"/>
            <w:sz w:val="24"/>
            <w:szCs w:val="24"/>
          </w:rPr>
          <w:delText>Depuis les années 2000, plusieurs initiatives mondiales ont été mises en place pour lutter contre ce fléau. Les Objectifs du Millénaire pour le Développement (OMD), adoptés en 2000, avaient pour premier objectif l'élimination de l'extrême pauvreté et de la faim. À leur suite, les Objectifs de Développement Durable (ODD), en vigueur depuis 2016, poursuivent cette ambition avec comme premier objectif "Pas de pauvreté" (ODD1). Ces engagements ont contribué à une baisse mondiale du taux de pauvreté, passé de 43,8 % en 1981 à 22,9 % en 2000, puis à 10,6 % en 2015 et 9 % en 2022 (WDI, 2024). Cependant, cette tendance globale masque des disparités importantes entre les régions du monde.</w:delText>
        </w:r>
      </w:del>
    </w:p>
    <w:p w14:paraId="1DE6DC8B" w14:textId="38668863" w:rsidR="00595651" w:rsidRPr="00595651" w:rsidDel="002C7B32" w:rsidRDefault="00595651" w:rsidP="00595651">
      <w:pPr>
        <w:spacing w:before="240" w:line="360" w:lineRule="auto"/>
        <w:jc w:val="both"/>
        <w:rPr>
          <w:del w:id="287" w:author="hp" w:date="2025-03-04T14:54:00Z"/>
          <w:rFonts w:ascii="Times New Roman" w:hAnsi="Times New Roman" w:cs="Times New Roman"/>
          <w:sz w:val="24"/>
          <w:szCs w:val="24"/>
        </w:rPr>
      </w:pPr>
      <w:del w:id="288" w:author="hp" w:date="2025-03-04T14:54:00Z">
        <w:r w:rsidRPr="00595651" w:rsidDel="002C7B32">
          <w:rPr>
            <w:rFonts w:ascii="Times New Roman" w:hAnsi="Times New Roman" w:cs="Times New Roman"/>
            <w:sz w:val="24"/>
            <w:szCs w:val="24"/>
          </w:rPr>
          <w:delText>En Afrique subsaharienne, bien que le taux de pauvreté ait diminué, passant de 54,7 % en 1990 à 36,7 % en 2019, la croissance démographique élevée a entraîné une augmentation du nombre de personnes vivant sous le seuil de pauvreté. Ce phénomène se retrouve également en Côte d'Ivoire, où le taux de pauvreté a connu une baisse significative, passant de 48,9 % en 2008 à 39,4 % en 2018 (INS, 2018). Toutefois, en raison de la forte croissance démographique, le nombre absolu de personnes pauvres a continué d'augmenter, ce qui remet en question l'efficacité des politiques de lutte contre la pauvreté mises en place.</w:delText>
        </w:r>
      </w:del>
    </w:p>
    <w:p w14:paraId="3CA78368" w14:textId="656D030C" w:rsidR="00595651" w:rsidRPr="00595651" w:rsidDel="002C7B32" w:rsidRDefault="00595651" w:rsidP="00595651">
      <w:pPr>
        <w:spacing w:before="240" w:line="360" w:lineRule="auto"/>
        <w:jc w:val="both"/>
        <w:rPr>
          <w:del w:id="289" w:author="hp" w:date="2025-03-04T14:54:00Z"/>
          <w:rFonts w:ascii="Times New Roman" w:hAnsi="Times New Roman" w:cs="Times New Roman"/>
          <w:sz w:val="24"/>
          <w:szCs w:val="24"/>
        </w:rPr>
      </w:pPr>
      <w:del w:id="290" w:author="hp" w:date="2025-03-04T14:54:00Z">
        <w:r w:rsidRPr="00595651" w:rsidDel="002C7B32">
          <w:rPr>
            <w:rFonts w:ascii="Times New Roman" w:hAnsi="Times New Roman" w:cs="Times New Roman"/>
            <w:sz w:val="24"/>
            <w:szCs w:val="24"/>
          </w:rPr>
          <w:delText>Face à cette situation, l'État ivoirien a mis en œuvre diverses stratégies économiques, principalement inspirées des principes keynésiens, visant à relancer la croissance, favoriser la création d’emplois et améliorer l’accès à l’éducation (Banque mondiale, 2019 ; PND 2016-2020). L'accent a notamment été mis sur l’augmentation des opportunités d’emploi, considérées comme le principal levier de réduction de la pauvreté. En effet, selon Fields (2012), l'emploi constitue le principal mécanisme de sortie de la pauvreté dans les pays en développement, car il permet d'accroître les revenus des ménages et d'améliorer leur résilience face aux chocs économiques.</w:delText>
        </w:r>
      </w:del>
    </w:p>
    <w:p w14:paraId="01690E7E" w14:textId="6640F9EA" w:rsidR="00595651" w:rsidRPr="00595651" w:rsidDel="002C7B32" w:rsidRDefault="00595651" w:rsidP="00595651">
      <w:pPr>
        <w:spacing w:before="240" w:line="360" w:lineRule="auto"/>
        <w:jc w:val="both"/>
        <w:rPr>
          <w:del w:id="291" w:author="hp" w:date="2025-03-04T14:54:00Z"/>
          <w:rFonts w:ascii="Times New Roman" w:hAnsi="Times New Roman" w:cs="Times New Roman"/>
          <w:sz w:val="24"/>
          <w:szCs w:val="24"/>
        </w:rPr>
      </w:pPr>
      <w:del w:id="292" w:author="hp" w:date="2025-03-04T14:54:00Z">
        <w:r w:rsidRPr="00595651" w:rsidDel="002C7B32">
          <w:rPr>
            <w:rFonts w:ascii="Times New Roman" w:hAnsi="Times New Roman" w:cs="Times New Roman"/>
            <w:sz w:val="24"/>
            <w:szCs w:val="24"/>
          </w:rPr>
          <w:delText>Durant la décennie 2010-2020, la Côte d’Ivoire a enregistré une croissance économique remarquable, avec un taux de croissance passant de -7,3 % en 2011 à 4,4 % en 2021. Cette croissance s’est accompagnée de la création de 2,8 millions d’emplois entre 2011 et 2019, entraînant une baisse du taux de chômage, qui est passé de 7,2 % en 2012 à 2,4 % en 2019 (Ilostat, 2019). Toutefois, malgré cette dynamique positive, la pauvreté reste un défi majeur. Le paradoxe réside dans le fait que de nombreux travailleurs, bien qu’en emploi, ne parviennent pas à subvenir à leurs besoins fondamentaux. Cela met en lumière le phénomène des "travailleurs pauvres", qui soulève des interrogations sur la qualité des emplois créés et leur capacité à sortir durablement les individus de la pauvreté.</w:delText>
        </w:r>
      </w:del>
    </w:p>
    <w:p w14:paraId="365DA5DB" w14:textId="25027A22" w:rsidR="00595651" w:rsidRPr="00595651" w:rsidDel="002C7B32" w:rsidRDefault="00595651" w:rsidP="00595651">
      <w:pPr>
        <w:spacing w:before="240" w:line="360" w:lineRule="auto"/>
        <w:jc w:val="both"/>
        <w:rPr>
          <w:del w:id="293" w:author="hp" w:date="2025-03-04T14:54:00Z"/>
          <w:rFonts w:ascii="Times New Roman" w:hAnsi="Times New Roman" w:cs="Times New Roman"/>
          <w:sz w:val="24"/>
          <w:szCs w:val="24"/>
        </w:rPr>
      </w:pPr>
      <w:del w:id="294" w:author="hp" w:date="2025-03-04T14:54:00Z">
        <w:r w:rsidRPr="00595651" w:rsidDel="002C7B32">
          <w:rPr>
            <w:rFonts w:ascii="Times New Roman" w:hAnsi="Times New Roman" w:cs="Times New Roman"/>
            <w:sz w:val="24"/>
            <w:szCs w:val="24"/>
          </w:rPr>
          <w:delText>Depuis les travaux de Lagarenne et Legendre (2000), la notion de travailleur pauvre est devenue un sujet central dans les études sur la pauvreté. Il est défini comme un individu en emploi vivant dans un ménage dont le revenu est inférieur au seuil de pauvreté. En Afrique subsaharienne, un employé sur trois est un travailleur pauvre, ce qui en fait la région la plus touchée au monde (Rapport synthèse ODD, 2021). En Côte d’Ivoire, en se basant sur le seuil de 2,15 dollars PPA, le taux de travailleurs en situation d’extrême pauvreté était de 14,86 % en 2018 contre 33,22 % en 2010. Toutefois, étant donné que ce seuil est supérieur au seuil national de pauvreté, il est probable que le taux réel soit sous-évalué.</w:delText>
        </w:r>
      </w:del>
    </w:p>
    <w:p w14:paraId="41B0913C" w14:textId="03E1DBAF" w:rsidR="00595651" w:rsidRPr="00595651" w:rsidDel="002C7B32" w:rsidRDefault="00595651" w:rsidP="00595651">
      <w:pPr>
        <w:spacing w:before="240" w:line="360" w:lineRule="auto"/>
        <w:jc w:val="both"/>
        <w:rPr>
          <w:del w:id="295" w:author="hp" w:date="2025-03-04T14:54:00Z"/>
          <w:rFonts w:ascii="Times New Roman" w:hAnsi="Times New Roman" w:cs="Times New Roman"/>
          <w:sz w:val="24"/>
          <w:szCs w:val="24"/>
        </w:rPr>
      </w:pPr>
      <w:del w:id="296" w:author="hp" w:date="2025-03-04T14:54:00Z">
        <w:r w:rsidRPr="00595651" w:rsidDel="002C7B32">
          <w:rPr>
            <w:rFonts w:ascii="Times New Roman" w:hAnsi="Times New Roman" w:cs="Times New Roman"/>
            <w:sz w:val="24"/>
            <w:szCs w:val="24"/>
          </w:rPr>
          <w:delText>Cette réalité soulève plusieurs interrogations : quels sont les déterminants de la pauvreté des travailleurs en Côte d'Ivoire ? Quels profils sont les plus vulnérables à cette situation ? En d’autres termes, est-ce que l'accès à l'emploi, pris isolément, est une condition suffisante pour sortir durablement de la pauvreté ?</w:delText>
        </w:r>
      </w:del>
    </w:p>
    <w:p w14:paraId="2DC08576" w14:textId="77BB2019" w:rsidR="00595651" w:rsidRPr="00595651" w:rsidDel="002C7B32" w:rsidRDefault="00595651" w:rsidP="00595651">
      <w:pPr>
        <w:spacing w:before="240" w:line="360" w:lineRule="auto"/>
        <w:jc w:val="both"/>
        <w:rPr>
          <w:del w:id="297" w:author="hp" w:date="2025-03-04T14:54:00Z"/>
          <w:rFonts w:ascii="Times New Roman" w:hAnsi="Times New Roman" w:cs="Times New Roman"/>
          <w:sz w:val="24"/>
          <w:szCs w:val="24"/>
        </w:rPr>
      </w:pPr>
      <w:del w:id="298" w:author="hp" w:date="2025-03-04T14:54:00Z">
        <w:r w:rsidRPr="00595651" w:rsidDel="002C7B32">
          <w:rPr>
            <w:rFonts w:ascii="Times New Roman" w:hAnsi="Times New Roman" w:cs="Times New Roman"/>
            <w:sz w:val="24"/>
            <w:szCs w:val="24"/>
          </w:rPr>
          <w:delText>Dans ce contexte, il est essentiel d’identifier les causes de la pauvreté chez les travailleurs afin de mieux cibler les politiques de lutte contre ce phénomène. Cette étude vise ainsi à établir le profil sociodémographique des travailleurs pauvres en Côte d’Ivoire et à analyser les facteurs explicatifs de leur situation.</w:delText>
        </w:r>
      </w:del>
    </w:p>
    <w:p w14:paraId="4DCCD177" w14:textId="73BA54C8" w:rsidR="00595651" w:rsidRPr="00595651" w:rsidDel="002C7B32" w:rsidRDefault="00595651" w:rsidP="00595651">
      <w:pPr>
        <w:spacing w:before="240" w:line="360" w:lineRule="auto"/>
        <w:jc w:val="both"/>
        <w:rPr>
          <w:del w:id="299" w:author="hp" w:date="2025-03-04T14:54:00Z"/>
          <w:rFonts w:ascii="Times New Roman" w:hAnsi="Times New Roman" w:cs="Times New Roman"/>
          <w:sz w:val="24"/>
          <w:szCs w:val="24"/>
        </w:rPr>
      </w:pPr>
      <w:del w:id="300" w:author="hp" w:date="2025-03-04T14:54:00Z">
        <w:r w:rsidRPr="00595651" w:rsidDel="002C7B32">
          <w:rPr>
            <w:rFonts w:ascii="Times New Roman" w:hAnsi="Times New Roman" w:cs="Times New Roman"/>
            <w:sz w:val="24"/>
            <w:szCs w:val="24"/>
          </w:rPr>
          <w:delText>Plus précisément, nos objectifs sont :</w:delText>
        </w:r>
      </w:del>
    </w:p>
    <w:p w14:paraId="458C94A7" w14:textId="7442F1BB" w:rsidR="00595651" w:rsidRPr="00595651" w:rsidDel="002C7B32" w:rsidRDefault="00595651" w:rsidP="00595651">
      <w:pPr>
        <w:spacing w:before="240" w:line="360" w:lineRule="auto"/>
        <w:jc w:val="both"/>
        <w:rPr>
          <w:del w:id="301" w:author="hp" w:date="2025-03-04T14:54:00Z"/>
          <w:rFonts w:ascii="Times New Roman" w:hAnsi="Times New Roman" w:cs="Times New Roman"/>
          <w:sz w:val="24"/>
          <w:szCs w:val="24"/>
        </w:rPr>
      </w:pPr>
      <w:del w:id="302" w:author="hp" w:date="2025-03-04T14:54:00Z">
        <w:r w:rsidRPr="00595651" w:rsidDel="002C7B32">
          <w:rPr>
            <w:rFonts w:ascii="Times New Roman" w:hAnsi="Times New Roman" w:cs="Times New Roman"/>
            <w:sz w:val="24"/>
            <w:szCs w:val="24"/>
          </w:rPr>
          <w:delText>D’établir le profil sociodémographique des travailleurs en situation de pauvreté en Côte d’Ivoire ;</w:delText>
        </w:r>
      </w:del>
    </w:p>
    <w:p w14:paraId="3D2F9D04" w14:textId="1379161E" w:rsidR="00595651" w:rsidRPr="00595651" w:rsidDel="002C7B32" w:rsidRDefault="00595651" w:rsidP="00595651">
      <w:pPr>
        <w:spacing w:before="240" w:line="360" w:lineRule="auto"/>
        <w:jc w:val="both"/>
        <w:rPr>
          <w:del w:id="303" w:author="hp" w:date="2025-03-04T14:54:00Z"/>
          <w:rFonts w:ascii="Times New Roman" w:hAnsi="Times New Roman" w:cs="Times New Roman"/>
          <w:sz w:val="24"/>
          <w:szCs w:val="24"/>
        </w:rPr>
      </w:pPr>
      <w:del w:id="304" w:author="hp" w:date="2025-03-04T14:54:00Z">
        <w:r w:rsidRPr="00595651" w:rsidDel="002C7B32">
          <w:rPr>
            <w:rFonts w:ascii="Times New Roman" w:hAnsi="Times New Roman" w:cs="Times New Roman"/>
            <w:sz w:val="24"/>
            <w:szCs w:val="24"/>
          </w:rPr>
          <w:delText>De déterminer les facteurs explicatifs de la pauvreté des travailleurs en Côte d’Ivoire.</w:delText>
        </w:r>
      </w:del>
    </w:p>
    <w:p w14:paraId="66A76DD4" w14:textId="54A164BC" w:rsidR="00595651" w:rsidRPr="00595651" w:rsidDel="002C7B32" w:rsidRDefault="00595651" w:rsidP="00595651">
      <w:pPr>
        <w:spacing w:before="240" w:line="360" w:lineRule="auto"/>
        <w:jc w:val="both"/>
        <w:rPr>
          <w:del w:id="305" w:author="hp" w:date="2025-03-04T14:54:00Z"/>
          <w:rFonts w:ascii="Times New Roman" w:hAnsi="Times New Roman" w:cs="Times New Roman"/>
          <w:sz w:val="24"/>
          <w:szCs w:val="24"/>
        </w:rPr>
      </w:pPr>
      <w:del w:id="306" w:author="hp" w:date="2025-03-04T14:54:00Z">
        <w:r w:rsidRPr="00595651" w:rsidDel="002C7B32">
          <w:rPr>
            <w:rFonts w:ascii="Times New Roman" w:hAnsi="Times New Roman" w:cs="Times New Roman"/>
            <w:sz w:val="24"/>
            <w:szCs w:val="24"/>
          </w:rPr>
          <w:delText>Les hypothèses retenues sont les suivantes :</w:delText>
        </w:r>
      </w:del>
    </w:p>
    <w:p w14:paraId="402D53E1" w14:textId="488D9E2D" w:rsidR="00595651" w:rsidRPr="00595651" w:rsidDel="002C7B32" w:rsidRDefault="00595651" w:rsidP="00595651">
      <w:pPr>
        <w:spacing w:before="240" w:line="360" w:lineRule="auto"/>
        <w:jc w:val="both"/>
        <w:rPr>
          <w:del w:id="307" w:author="hp" w:date="2025-03-04T14:54:00Z"/>
          <w:rFonts w:ascii="Times New Roman" w:hAnsi="Times New Roman" w:cs="Times New Roman"/>
          <w:sz w:val="24"/>
          <w:szCs w:val="24"/>
        </w:rPr>
      </w:pPr>
      <w:del w:id="308" w:author="hp" w:date="2025-03-04T14:54:00Z">
        <w:r w:rsidRPr="00595651" w:rsidDel="002C7B32">
          <w:rPr>
            <w:rFonts w:ascii="Times New Roman" w:hAnsi="Times New Roman" w:cs="Times New Roman"/>
            <w:sz w:val="24"/>
            <w:szCs w:val="24"/>
          </w:rPr>
          <w:delText>La situation des travailleurs pauvres en Côte d’Ivoire dépend du type d’emploi, de la taille du ménage et de sa composition ;</w:delText>
        </w:r>
      </w:del>
    </w:p>
    <w:p w14:paraId="25F7ADDD" w14:textId="02EF8998" w:rsidR="00595651" w:rsidRPr="00595651" w:rsidDel="002C7B32" w:rsidRDefault="00595651" w:rsidP="00595651">
      <w:pPr>
        <w:spacing w:before="240" w:line="360" w:lineRule="auto"/>
        <w:jc w:val="both"/>
        <w:rPr>
          <w:del w:id="309" w:author="hp" w:date="2025-03-04T14:54:00Z"/>
          <w:rFonts w:ascii="Times New Roman" w:hAnsi="Times New Roman" w:cs="Times New Roman"/>
          <w:sz w:val="24"/>
          <w:szCs w:val="24"/>
        </w:rPr>
      </w:pPr>
      <w:del w:id="310" w:author="hp" w:date="2025-03-04T14:54:00Z">
        <w:r w:rsidRPr="00595651" w:rsidDel="002C7B32">
          <w:rPr>
            <w:rFonts w:ascii="Times New Roman" w:hAnsi="Times New Roman" w:cs="Times New Roman"/>
            <w:sz w:val="24"/>
            <w:szCs w:val="24"/>
          </w:rPr>
          <w:delText>Les caractéristiques sociodémographiques et le secteur d’activité sont des facteurs déterminants de la pauvreté des travailleurs.</w:delText>
        </w:r>
      </w:del>
    </w:p>
    <w:p w14:paraId="29D5C9EF" w14:textId="2CB798C0" w:rsidR="00595651" w:rsidRPr="00595651" w:rsidDel="002C7B32" w:rsidRDefault="00595651" w:rsidP="00595651">
      <w:pPr>
        <w:spacing w:before="240" w:line="360" w:lineRule="auto"/>
        <w:jc w:val="both"/>
        <w:rPr>
          <w:del w:id="311" w:author="hp" w:date="2025-03-04T14:54:00Z"/>
          <w:rFonts w:ascii="Times New Roman" w:hAnsi="Times New Roman" w:cs="Times New Roman"/>
          <w:sz w:val="24"/>
          <w:szCs w:val="24"/>
        </w:rPr>
      </w:pPr>
      <w:del w:id="312" w:author="hp" w:date="2025-03-04T14:54:00Z">
        <w:r w:rsidRPr="00595651" w:rsidDel="002C7B32">
          <w:rPr>
            <w:rFonts w:ascii="Times New Roman" w:hAnsi="Times New Roman" w:cs="Times New Roman"/>
            <w:sz w:val="24"/>
            <w:szCs w:val="24"/>
          </w:rPr>
          <w:delText>Cette étude apporte une contribution importante en mettant en lumière un aspect spécifique de la pauvreté encore peu exploré dans les pays africains. Elle permettra également d’évaluer si l’emploi pour tous, tel que prôné par les politiques de lutte contre la pauvreté, constitue réellement la solution la plus efficace pour éradiquer ce fléau en Côte d’Ivoire.</w:delText>
        </w:r>
      </w:del>
    </w:p>
    <w:p w14:paraId="09B096B7" w14:textId="173F042A" w:rsidR="00595651" w:rsidRPr="00595651" w:rsidDel="002C7B32" w:rsidRDefault="00595651" w:rsidP="00595651">
      <w:pPr>
        <w:spacing w:before="240" w:line="360" w:lineRule="auto"/>
        <w:jc w:val="both"/>
        <w:rPr>
          <w:del w:id="313" w:author="hp" w:date="2025-03-04T14:54:00Z"/>
          <w:rFonts w:ascii="Times New Roman" w:hAnsi="Times New Roman" w:cs="Times New Roman"/>
          <w:sz w:val="24"/>
          <w:szCs w:val="24"/>
        </w:rPr>
      </w:pPr>
      <w:del w:id="314" w:author="hp" w:date="2025-03-04T14:54:00Z">
        <w:r w:rsidRPr="00595651" w:rsidDel="002C7B32">
          <w:rPr>
            <w:rFonts w:ascii="Times New Roman" w:hAnsi="Times New Roman" w:cs="Times New Roman"/>
            <w:sz w:val="24"/>
            <w:szCs w:val="24"/>
          </w:rPr>
          <w:delText>Pour une meilleure compréhension de notre analyse, notre travail se divise en deux parties. La première présentera une analyse de la pauvreté des travailleurs à travers un cadre théorique et des faits stylisés. La seconde exposera la méthodologie utilisée pour tester nos hypothèses et les résultats des analyses empiriques réalisées.</w:delText>
        </w:r>
      </w:del>
    </w:p>
    <w:p w14:paraId="5692A97E" w14:textId="678F7A86" w:rsidR="00595651" w:rsidDel="002C7B32" w:rsidRDefault="00595651" w:rsidP="00595651">
      <w:pPr>
        <w:spacing w:line="360" w:lineRule="auto"/>
        <w:jc w:val="both"/>
        <w:rPr>
          <w:del w:id="315" w:author="hp" w:date="2025-03-04T14:54:00Z"/>
          <w:rFonts w:ascii="Times New Roman" w:hAnsi="Times New Roman" w:cs="Times New Roman"/>
          <w:sz w:val="24"/>
          <w:szCs w:val="24"/>
        </w:rPr>
      </w:pPr>
    </w:p>
    <w:p w14:paraId="537D3DC2" w14:textId="065C5A86" w:rsidR="00595651" w:rsidDel="002C7B32" w:rsidRDefault="00595651" w:rsidP="00595651">
      <w:pPr>
        <w:spacing w:line="360" w:lineRule="auto"/>
        <w:jc w:val="both"/>
        <w:rPr>
          <w:del w:id="316" w:author="hp" w:date="2025-03-04T14:54:00Z"/>
          <w:rFonts w:ascii="Times New Roman" w:hAnsi="Times New Roman" w:cs="Times New Roman"/>
          <w:sz w:val="24"/>
          <w:szCs w:val="24"/>
        </w:rPr>
      </w:pPr>
    </w:p>
    <w:p w14:paraId="06B72667" w14:textId="2009731D" w:rsidR="00595651" w:rsidDel="002C7B32" w:rsidRDefault="00595651" w:rsidP="00595651">
      <w:pPr>
        <w:spacing w:line="360" w:lineRule="auto"/>
        <w:jc w:val="both"/>
        <w:rPr>
          <w:del w:id="317" w:author="hp" w:date="2025-03-04T14:54:00Z"/>
          <w:rFonts w:ascii="Times New Roman" w:hAnsi="Times New Roman" w:cs="Times New Roman"/>
          <w:sz w:val="24"/>
          <w:szCs w:val="24"/>
        </w:rPr>
      </w:pPr>
    </w:p>
    <w:p w14:paraId="3B48F89D" w14:textId="2591EE5D" w:rsidR="00595651" w:rsidDel="002C7B32" w:rsidRDefault="00595651" w:rsidP="00595651">
      <w:pPr>
        <w:spacing w:line="360" w:lineRule="auto"/>
        <w:jc w:val="both"/>
        <w:rPr>
          <w:del w:id="318" w:author="hp" w:date="2025-03-04T14:54:00Z"/>
          <w:rFonts w:ascii="Times New Roman" w:hAnsi="Times New Roman" w:cs="Times New Roman"/>
          <w:sz w:val="24"/>
          <w:szCs w:val="24"/>
        </w:rPr>
      </w:pPr>
    </w:p>
    <w:p w14:paraId="7976658A" w14:textId="6A721C8E" w:rsidR="00595651" w:rsidDel="002C7B32" w:rsidRDefault="00595651" w:rsidP="00595651">
      <w:pPr>
        <w:spacing w:line="360" w:lineRule="auto"/>
        <w:jc w:val="both"/>
        <w:rPr>
          <w:del w:id="319" w:author="hp" w:date="2025-03-04T14:54:00Z"/>
          <w:rFonts w:ascii="Times New Roman" w:hAnsi="Times New Roman" w:cs="Times New Roman"/>
          <w:sz w:val="24"/>
          <w:szCs w:val="24"/>
        </w:rPr>
      </w:pPr>
    </w:p>
    <w:p w14:paraId="4E225C6A" w14:textId="36BE6B52" w:rsidR="00595651" w:rsidDel="002C7B32" w:rsidRDefault="00595651" w:rsidP="00595651">
      <w:pPr>
        <w:spacing w:line="360" w:lineRule="auto"/>
        <w:jc w:val="both"/>
        <w:rPr>
          <w:del w:id="320" w:author="hp" w:date="2025-03-04T14:54:00Z"/>
          <w:rFonts w:ascii="Times New Roman" w:hAnsi="Times New Roman" w:cs="Times New Roman"/>
          <w:sz w:val="24"/>
          <w:szCs w:val="24"/>
        </w:rPr>
      </w:pPr>
    </w:p>
    <w:p w14:paraId="17401CF6" w14:textId="42280CAB" w:rsidR="00595651" w:rsidDel="002C7B32" w:rsidRDefault="00595651" w:rsidP="00595651">
      <w:pPr>
        <w:spacing w:line="360" w:lineRule="auto"/>
        <w:jc w:val="both"/>
        <w:rPr>
          <w:del w:id="321" w:author="hp" w:date="2025-03-04T14:54:00Z"/>
          <w:rFonts w:ascii="Times New Roman" w:hAnsi="Times New Roman" w:cs="Times New Roman"/>
          <w:sz w:val="24"/>
          <w:szCs w:val="24"/>
        </w:rPr>
      </w:pPr>
    </w:p>
    <w:p w14:paraId="11A3C3AA" w14:textId="157ADAD5" w:rsidR="00595651" w:rsidDel="002C7B32" w:rsidRDefault="00595651" w:rsidP="00595651">
      <w:pPr>
        <w:spacing w:line="360" w:lineRule="auto"/>
        <w:jc w:val="both"/>
        <w:rPr>
          <w:del w:id="322" w:author="hp" w:date="2025-03-04T14:54:00Z"/>
          <w:rFonts w:ascii="Times New Roman" w:hAnsi="Times New Roman" w:cs="Times New Roman"/>
          <w:sz w:val="24"/>
          <w:szCs w:val="24"/>
        </w:rPr>
      </w:pPr>
    </w:p>
    <w:p w14:paraId="5296105F" w14:textId="2529E7A3" w:rsidR="00595651" w:rsidDel="002C7B32" w:rsidRDefault="00595651" w:rsidP="00595651">
      <w:pPr>
        <w:spacing w:line="360" w:lineRule="auto"/>
        <w:jc w:val="both"/>
        <w:rPr>
          <w:del w:id="323" w:author="hp" w:date="2025-03-04T14:54:00Z"/>
          <w:rFonts w:ascii="Times New Roman" w:hAnsi="Times New Roman" w:cs="Times New Roman"/>
          <w:sz w:val="24"/>
          <w:szCs w:val="24"/>
        </w:rPr>
      </w:pPr>
    </w:p>
    <w:p w14:paraId="61FEEE84" w14:textId="53A80BEA" w:rsidR="00595651" w:rsidDel="002C7B32" w:rsidRDefault="00595651" w:rsidP="00595651">
      <w:pPr>
        <w:spacing w:line="360" w:lineRule="auto"/>
        <w:jc w:val="both"/>
        <w:rPr>
          <w:del w:id="324" w:author="hp" w:date="2025-03-04T14:54:00Z"/>
          <w:rFonts w:ascii="Times New Roman" w:hAnsi="Times New Roman" w:cs="Times New Roman"/>
          <w:sz w:val="24"/>
          <w:szCs w:val="24"/>
        </w:rPr>
      </w:pPr>
    </w:p>
    <w:p w14:paraId="0C112E46" w14:textId="70DDF695" w:rsidR="00595651" w:rsidDel="002C7B32" w:rsidRDefault="00595651" w:rsidP="00595651">
      <w:pPr>
        <w:spacing w:line="360" w:lineRule="auto"/>
        <w:jc w:val="both"/>
        <w:rPr>
          <w:del w:id="325" w:author="hp" w:date="2025-03-04T14:54:00Z"/>
          <w:rFonts w:ascii="Times New Roman" w:hAnsi="Times New Roman" w:cs="Times New Roman"/>
          <w:sz w:val="24"/>
          <w:szCs w:val="24"/>
        </w:rPr>
      </w:pPr>
    </w:p>
    <w:p w14:paraId="0A28F1A0" w14:textId="0E49A586" w:rsidR="00595651" w:rsidDel="002C7B32" w:rsidRDefault="00595651" w:rsidP="00595651">
      <w:pPr>
        <w:spacing w:line="360" w:lineRule="auto"/>
        <w:jc w:val="both"/>
        <w:rPr>
          <w:del w:id="326" w:author="hp" w:date="2025-03-04T14:54:00Z"/>
          <w:rFonts w:ascii="Times New Roman" w:hAnsi="Times New Roman" w:cs="Times New Roman"/>
          <w:sz w:val="24"/>
          <w:szCs w:val="24"/>
        </w:rPr>
      </w:pPr>
    </w:p>
    <w:p w14:paraId="5FCA3175" w14:textId="3A5FAEAB" w:rsidR="00595651" w:rsidDel="002C7B32" w:rsidRDefault="00595651" w:rsidP="00595651">
      <w:pPr>
        <w:spacing w:line="360" w:lineRule="auto"/>
        <w:jc w:val="both"/>
        <w:rPr>
          <w:del w:id="327" w:author="hp" w:date="2025-03-04T14:54:00Z"/>
          <w:rFonts w:ascii="Times New Roman" w:hAnsi="Times New Roman" w:cs="Times New Roman"/>
          <w:sz w:val="24"/>
          <w:szCs w:val="24"/>
        </w:rPr>
      </w:pPr>
    </w:p>
    <w:p w14:paraId="6AD84765" w14:textId="03BC9750" w:rsidR="00595651" w:rsidDel="002C7B32" w:rsidRDefault="00595651" w:rsidP="00595651">
      <w:pPr>
        <w:spacing w:line="360" w:lineRule="auto"/>
        <w:jc w:val="both"/>
        <w:rPr>
          <w:del w:id="328" w:author="hp" w:date="2025-03-04T14:54:00Z"/>
          <w:rFonts w:ascii="Times New Roman" w:hAnsi="Times New Roman" w:cs="Times New Roman"/>
          <w:sz w:val="24"/>
          <w:szCs w:val="24"/>
        </w:rPr>
      </w:pPr>
    </w:p>
    <w:p w14:paraId="0637CB21" w14:textId="1D372836" w:rsidR="00595651" w:rsidRPr="00595651" w:rsidDel="002C7B32" w:rsidRDefault="00595651" w:rsidP="00595651">
      <w:pPr>
        <w:spacing w:line="360" w:lineRule="auto"/>
        <w:jc w:val="both"/>
        <w:rPr>
          <w:del w:id="329" w:author="hp" w:date="2025-03-04T14:54:00Z"/>
          <w:rFonts w:ascii="Times New Roman" w:hAnsi="Times New Roman" w:cs="Times New Roman"/>
          <w:b/>
          <w:sz w:val="24"/>
          <w:szCs w:val="24"/>
        </w:rPr>
      </w:pPr>
      <w:del w:id="330" w:author="hp" w:date="2025-03-04T14:54:00Z">
        <w:r w:rsidRPr="00595651" w:rsidDel="002C7B32">
          <w:rPr>
            <w:rFonts w:ascii="Times New Roman" w:hAnsi="Times New Roman" w:cs="Times New Roman"/>
            <w:b/>
            <w:sz w:val="24"/>
            <w:szCs w:val="24"/>
          </w:rPr>
          <w:delText>INTRODUCTIO</w:delText>
        </w:r>
        <w:r w:rsidDel="002C7B32">
          <w:rPr>
            <w:rFonts w:ascii="Times New Roman" w:hAnsi="Times New Roman" w:cs="Times New Roman"/>
            <w:b/>
            <w:sz w:val="24"/>
            <w:szCs w:val="24"/>
          </w:rPr>
          <w:delText>N MODIFIE 3</w:delText>
        </w:r>
      </w:del>
    </w:p>
    <w:p w14:paraId="257877F3" w14:textId="29F08205" w:rsidR="00595651" w:rsidRPr="00595651" w:rsidDel="002C7B32" w:rsidRDefault="00595651" w:rsidP="00595651">
      <w:pPr>
        <w:spacing w:line="360" w:lineRule="auto"/>
        <w:jc w:val="both"/>
        <w:rPr>
          <w:del w:id="331" w:author="hp" w:date="2025-03-04T14:54:00Z"/>
          <w:rFonts w:ascii="Times New Roman" w:hAnsi="Times New Roman" w:cs="Times New Roman"/>
          <w:sz w:val="24"/>
          <w:szCs w:val="24"/>
        </w:rPr>
      </w:pPr>
      <w:del w:id="332" w:author="hp" w:date="2025-03-04T14:54:00Z">
        <w:r w:rsidRPr="00595651" w:rsidDel="002C7B32">
          <w:rPr>
            <w:rFonts w:ascii="Times New Roman" w:hAnsi="Times New Roman" w:cs="Times New Roman"/>
            <w:sz w:val="24"/>
            <w:szCs w:val="24"/>
          </w:rPr>
          <w:delText>La pauvreté demeure une préoccupation centrale aussi bien pour les chercheurs que pour les décideurs politiques, en raison de ses conséquences économiques et sociales. Si la lutte contre la pauvreté est une priorité mondiale, elle l'est d'autant plus pour les pays en développement, où les populations sont particulièrement vulnérables aux chocs économiques. En Côte d'Ivoire, malgré une croissance économique soutenue ces dernières années, la pauvreté persiste et touche une part importante de la population.</w:delText>
        </w:r>
      </w:del>
    </w:p>
    <w:p w14:paraId="199E5948" w14:textId="0F2C0F73" w:rsidR="00595651" w:rsidRPr="00595651" w:rsidDel="002C7B32" w:rsidRDefault="00595651" w:rsidP="00595651">
      <w:pPr>
        <w:spacing w:line="360" w:lineRule="auto"/>
        <w:jc w:val="both"/>
        <w:rPr>
          <w:del w:id="333" w:author="hp" w:date="2025-03-04T14:54:00Z"/>
          <w:rFonts w:ascii="Times New Roman" w:hAnsi="Times New Roman" w:cs="Times New Roman"/>
          <w:sz w:val="24"/>
          <w:szCs w:val="24"/>
        </w:rPr>
      </w:pPr>
      <w:del w:id="334" w:author="hp" w:date="2025-03-04T14:54:00Z">
        <w:r w:rsidRPr="00595651" w:rsidDel="002C7B32">
          <w:rPr>
            <w:rFonts w:ascii="Times New Roman" w:hAnsi="Times New Roman" w:cs="Times New Roman"/>
            <w:sz w:val="24"/>
            <w:szCs w:val="24"/>
          </w:rPr>
          <w:delText>Les statistiques montrent que si le taux de pauvreté a diminué au fil des années, le nombre absolu de personnes vivant sous le seuil de pauvreté a continué d'augmenter. En effet, le taux de pauvreté en Côte d'Ivoire est passé de 48,9 % en 2008 à 39,4 % en 2018 (INS, 2018), traduisant une baisse relative. Cependant, en raison de la croissance démographique, le nombre total de personnes pauvres a augmenté, ce qui reflète une dynamique complexe entre développement économique et inégalités persistantes.</w:delText>
        </w:r>
      </w:del>
    </w:p>
    <w:p w14:paraId="6AD3D4E1" w14:textId="30289C3B" w:rsidR="00595651" w:rsidRPr="00595651" w:rsidDel="002C7B32" w:rsidRDefault="00595651" w:rsidP="00595651">
      <w:pPr>
        <w:spacing w:line="360" w:lineRule="auto"/>
        <w:jc w:val="both"/>
        <w:rPr>
          <w:del w:id="335" w:author="hp" w:date="2025-03-04T14:54:00Z"/>
          <w:rFonts w:ascii="Times New Roman" w:hAnsi="Times New Roman" w:cs="Times New Roman"/>
          <w:sz w:val="24"/>
          <w:szCs w:val="24"/>
        </w:rPr>
      </w:pPr>
      <w:del w:id="336" w:author="hp" w:date="2025-03-04T14:54:00Z">
        <w:r w:rsidRPr="00595651" w:rsidDel="002C7B32">
          <w:rPr>
            <w:rFonts w:ascii="Times New Roman" w:hAnsi="Times New Roman" w:cs="Times New Roman"/>
            <w:sz w:val="24"/>
            <w:szCs w:val="24"/>
          </w:rPr>
          <w:delText>Face à cette situation, l’État ivoirien a mis en place plusieurs politiques et programmes pour réduire la pauvreté, notamment le Plan National de Développement (PND 2016-2020), les programmes d'inclusion financière et les stratégies de promotion de l'emploi. Ces initiatives visent à stimuler la croissance économique et à améliorer l'accès aux services sociaux de base. Toutefois, malgré ces efforts, la pauvreté reste un défi majeur et touche particulièrement les travailleurs.</w:delText>
        </w:r>
      </w:del>
    </w:p>
    <w:p w14:paraId="5B9A9EA4" w14:textId="53081CF9" w:rsidR="00595651" w:rsidRPr="00595651" w:rsidDel="002C7B32" w:rsidRDefault="00595651" w:rsidP="00595651">
      <w:pPr>
        <w:spacing w:line="360" w:lineRule="auto"/>
        <w:jc w:val="both"/>
        <w:rPr>
          <w:del w:id="337" w:author="hp" w:date="2025-03-04T14:54:00Z"/>
          <w:rFonts w:ascii="Times New Roman" w:hAnsi="Times New Roman" w:cs="Times New Roman"/>
          <w:sz w:val="24"/>
          <w:szCs w:val="24"/>
        </w:rPr>
      </w:pPr>
      <w:del w:id="338" w:author="hp" w:date="2025-03-04T14:54:00Z">
        <w:r w:rsidRPr="00595651" w:rsidDel="002C7B32">
          <w:rPr>
            <w:rFonts w:ascii="Times New Roman" w:hAnsi="Times New Roman" w:cs="Times New Roman"/>
            <w:sz w:val="24"/>
            <w:szCs w:val="24"/>
          </w:rPr>
          <w:delText>En effet, le faible taux de chômage, estimé à 2,4 % en 2019 (Ilostat, 2019), contraste avec un niveau de pauvreté élevé, suggérant que l'emploi ne garantit pas nécessairement une sortie de la précarité. Cette situation met en lumière la problématique des travailleurs pauvres, qui bien qu'ayant un emploi, ne parviennent pas à couvrir leurs besoins fondamentaux ni ceux de leur ménage. En Afrique subsaharienne, un travailleur sur trois est en situation de pauvreté (Rapport synthèse ODD, 2021), et en Côte d'Ivoire, le taux de travailleurs en extrême pauvreté était de 14,86 % en 2018 contre 33,22 % en 2010.</w:delText>
        </w:r>
      </w:del>
    </w:p>
    <w:p w14:paraId="55C4F0CA" w14:textId="6C192025" w:rsidR="00595651" w:rsidRPr="00595651" w:rsidDel="002C7B32" w:rsidRDefault="00595651" w:rsidP="00595651">
      <w:pPr>
        <w:spacing w:line="360" w:lineRule="auto"/>
        <w:jc w:val="both"/>
        <w:rPr>
          <w:del w:id="339" w:author="hp" w:date="2025-03-04T14:54:00Z"/>
          <w:rFonts w:ascii="Times New Roman" w:hAnsi="Times New Roman" w:cs="Times New Roman"/>
          <w:sz w:val="24"/>
          <w:szCs w:val="24"/>
        </w:rPr>
      </w:pPr>
      <w:del w:id="340" w:author="hp" w:date="2025-03-04T14:54:00Z">
        <w:r w:rsidRPr="00595651" w:rsidDel="002C7B32">
          <w:rPr>
            <w:rFonts w:ascii="Times New Roman" w:hAnsi="Times New Roman" w:cs="Times New Roman"/>
            <w:sz w:val="24"/>
            <w:szCs w:val="24"/>
          </w:rPr>
          <w:delText>Dans ce contexte, il devient essentiel de mieux comprendre les caractéristiques des travailleurs pauvres et d'identifier les facteurs qui les maintiennent dans cette situation. Cette étude vise donc à analyser la pauvreté monétaire des travailleurs en Côte d'Ivoire à travers leur profil sociodémographique. Plus précisément, elle cherche à :</w:delText>
        </w:r>
      </w:del>
    </w:p>
    <w:p w14:paraId="7F564ED8" w14:textId="78F60346" w:rsidR="00595651" w:rsidRPr="00595651" w:rsidDel="002C7B32" w:rsidRDefault="00595651" w:rsidP="00595651">
      <w:pPr>
        <w:spacing w:line="360" w:lineRule="auto"/>
        <w:jc w:val="both"/>
        <w:rPr>
          <w:del w:id="341" w:author="hp" w:date="2025-03-04T14:54:00Z"/>
          <w:rFonts w:ascii="Times New Roman" w:hAnsi="Times New Roman" w:cs="Times New Roman"/>
          <w:sz w:val="24"/>
          <w:szCs w:val="24"/>
        </w:rPr>
      </w:pPr>
      <w:del w:id="342" w:author="hp" w:date="2025-03-04T14:54:00Z">
        <w:r w:rsidRPr="00595651" w:rsidDel="002C7B32">
          <w:rPr>
            <w:rFonts w:ascii="Times New Roman" w:hAnsi="Times New Roman" w:cs="Times New Roman"/>
            <w:sz w:val="24"/>
            <w:szCs w:val="24"/>
          </w:rPr>
          <w:delText>Établir le profil sociodémographique des travailleurs pauvres en Côte d'Ivoire ;</w:delText>
        </w:r>
      </w:del>
    </w:p>
    <w:p w14:paraId="2D1BB007" w14:textId="6C990F4C" w:rsidR="00595651" w:rsidRPr="00595651" w:rsidDel="002C7B32" w:rsidRDefault="00595651" w:rsidP="00595651">
      <w:pPr>
        <w:spacing w:line="360" w:lineRule="auto"/>
        <w:jc w:val="both"/>
        <w:rPr>
          <w:del w:id="343" w:author="hp" w:date="2025-03-04T14:54:00Z"/>
          <w:rFonts w:ascii="Times New Roman" w:hAnsi="Times New Roman" w:cs="Times New Roman"/>
          <w:sz w:val="24"/>
          <w:szCs w:val="24"/>
        </w:rPr>
      </w:pPr>
      <w:del w:id="344" w:author="hp" w:date="2025-03-04T14:54:00Z">
        <w:r w:rsidRPr="00595651" w:rsidDel="002C7B32">
          <w:rPr>
            <w:rFonts w:ascii="Times New Roman" w:hAnsi="Times New Roman" w:cs="Times New Roman"/>
            <w:sz w:val="24"/>
            <w:szCs w:val="24"/>
          </w:rPr>
          <w:delText>Identifier les facteurs explicatifs de leur situation de pauvreté.</w:delText>
        </w:r>
      </w:del>
    </w:p>
    <w:p w14:paraId="1A3CC441" w14:textId="06BA7E29" w:rsidR="00595651" w:rsidRPr="00595651" w:rsidDel="002C7B32" w:rsidRDefault="00595651" w:rsidP="00595651">
      <w:pPr>
        <w:spacing w:line="360" w:lineRule="auto"/>
        <w:jc w:val="both"/>
        <w:rPr>
          <w:del w:id="345" w:author="hp" w:date="2025-03-04T14:54:00Z"/>
          <w:rFonts w:ascii="Times New Roman" w:hAnsi="Times New Roman" w:cs="Times New Roman"/>
          <w:sz w:val="24"/>
          <w:szCs w:val="24"/>
        </w:rPr>
      </w:pPr>
      <w:del w:id="346" w:author="hp" w:date="2025-03-04T14:54:00Z">
        <w:r w:rsidRPr="00595651" w:rsidDel="002C7B32">
          <w:rPr>
            <w:rFonts w:ascii="Times New Roman" w:hAnsi="Times New Roman" w:cs="Times New Roman"/>
            <w:sz w:val="24"/>
            <w:szCs w:val="24"/>
          </w:rPr>
          <w:delText>Les hypothèses formulées sont les suivantes :</w:delText>
        </w:r>
      </w:del>
    </w:p>
    <w:p w14:paraId="28419E92" w14:textId="33C77318" w:rsidR="00595651" w:rsidRPr="00595651" w:rsidDel="002C7B32" w:rsidRDefault="00595651" w:rsidP="00595651">
      <w:pPr>
        <w:spacing w:line="360" w:lineRule="auto"/>
        <w:jc w:val="both"/>
        <w:rPr>
          <w:del w:id="347" w:author="hp" w:date="2025-03-04T14:54:00Z"/>
          <w:rFonts w:ascii="Times New Roman" w:hAnsi="Times New Roman" w:cs="Times New Roman"/>
          <w:sz w:val="24"/>
          <w:szCs w:val="24"/>
        </w:rPr>
      </w:pPr>
      <w:del w:id="348" w:author="hp" w:date="2025-03-04T14:54:00Z">
        <w:r w:rsidRPr="00595651" w:rsidDel="002C7B32">
          <w:rPr>
            <w:rFonts w:ascii="Times New Roman" w:hAnsi="Times New Roman" w:cs="Times New Roman"/>
            <w:sz w:val="24"/>
            <w:szCs w:val="24"/>
          </w:rPr>
          <w:delText>La situation des travailleurs pauvres en Côte d'Ivoire est influencée par le type d'emploi, la taille et la composition du ménage ;</w:delText>
        </w:r>
      </w:del>
    </w:p>
    <w:p w14:paraId="786D2047" w14:textId="162AC212" w:rsidR="00595651" w:rsidRPr="00595651" w:rsidDel="002C7B32" w:rsidRDefault="00595651" w:rsidP="00595651">
      <w:pPr>
        <w:spacing w:line="360" w:lineRule="auto"/>
        <w:jc w:val="both"/>
        <w:rPr>
          <w:del w:id="349" w:author="hp" w:date="2025-03-04T14:54:00Z"/>
          <w:rFonts w:ascii="Times New Roman" w:hAnsi="Times New Roman" w:cs="Times New Roman"/>
          <w:sz w:val="24"/>
          <w:szCs w:val="24"/>
        </w:rPr>
      </w:pPr>
      <w:del w:id="350" w:author="hp" w:date="2025-03-04T14:54:00Z">
        <w:r w:rsidRPr="00595651" w:rsidDel="002C7B32">
          <w:rPr>
            <w:rFonts w:ascii="Times New Roman" w:hAnsi="Times New Roman" w:cs="Times New Roman"/>
            <w:sz w:val="24"/>
            <w:szCs w:val="24"/>
          </w:rPr>
          <w:delText>Les caractéristiques sociodémographiques et le secteur d'activité jouent un rôle déterminant dans la pauvreté des travailleurs.</w:delText>
        </w:r>
      </w:del>
    </w:p>
    <w:p w14:paraId="0D7C2A73" w14:textId="44A1081A" w:rsidR="00595651" w:rsidRPr="00595651" w:rsidDel="002C7B32" w:rsidRDefault="00595651" w:rsidP="00595651">
      <w:pPr>
        <w:spacing w:line="360" w:lineRule="auto"/>
        <w:jc w:val="both"/>
        <w:rPr>
          <w:del w:id="351" w:author="hp" w:date="2025-03-04T14:54:00Z"/>
          <w:rFonts w:ascii="Times New Roman" w:hAnsi="Times New Roman" w:cs="Times New Roman"/>
          <w:sz w:val="24"/>
          <w:szCs w:val="24"/>
        </w:rPr>
      </w:pPr>
      <w:del w:id="352" w:author="hp" w:date="2025-03-04T14:54:00Z">
        <w:r w:rsidRPr="00595651" w:rsidDel="002C7B32">
          <w:rPr>
            <w:rFonts w:ascii="Times New Roman" w:hAnsi="Times New Roman" w:cs="Times New Roman"/>
            <w:sz w:val="24"/>
            <w:szCs w:val="24"/>
          </w:rPr>
          <w:delText>Cette recherche est d'une importance capitale car elle met en exergue un aspect souvent négligé de la pauvreté : la vulnérabilité des travailleurs. En effet, si l'emploi est présenté comme un levier essentiel de réduction de la pauvreté, il est nécessaire de s'assurer que celui-ci permet réellement d'assurer des conditions de vie décentes. Ainsi, cette étude contribuera à une meilleure compréhension des limites des politiques actuelles et orientera vers des solutions plus ciblées pour une réduction effective de la pauvreté en Côte d'Ivoire.</w:delText>
        </w:r>
      </w:del>
    </w:p>
    <w:p w14:paraId="6F752B8E" w14:textId="7232B8C1" w:rsidR="00595651" w:rsidDel="002C7B32" w:rsidRDefault="00595651" w:rsidP="00595651">
      <w:pPr>
        <w:spacing w:line="360" w:lineRule="auto"/>
        <w:jc w:val="both"/>
        <w:rPr>
          <w:del w:id="353" w:author="hp" w:date="2025-03-04T14:54:00Z"/>
          <w:rFonts w:ascii="Times New Roman" w:hAnsi="Times New Roman" w:cs="Times New Roman"/>
          <w:sz w:val="24"/>
          <w:szCs w:val="24"/>
        </w:rPr>
      </w:pPr>
      <w:del w:id="354" w:author="hp" w:date="2025-03-04T14:54:00Z">
        <w:r w:rsidRPr="00595651" w:rsidDel="002C7B32">
          <w:rPr>
            <w:rFonts w:ascii="Times New Roman" w:hAnsi="Times New Roman" w:cs="Times New Roman"/>
            <w:sz w:val="24"/>
            <w:szCs w:val="24"/>
          </w:rPr>
          <w:delText>Cette analyse sera structurée en deux grandes parties. La première présentera une revue des théories et des faits stylisés relatifs à la pauvreté des travailleurs. La seconde partie exposera la méthodologie adoptée pour tester nos hypothèses et analysera les résultats empiriques obtenus.</w:delText>
        </w:r>
      </w:del>
    </w:p>
    <w:p w14:paraId="7D14E61C" w14:textId="1EE6C37E" w:rsidR="00595651" w:rsidDel="002C7B32" w:rsidRDefault="00595651" w:rsidP="00595651">
      <w:pPr>
        <w:spacing w:line="360" w:lineRule="auto"/>
        <w:jc w:val="both"/>
        <w:rPr>
          <w:del w:id="355" w:author="hp" w:date="2025-03-04T14:54:00Z"/>
          <w:rFonts w:ascii="Times New Roman" w:hAnsi="Times New Roman" w:cs="Times New Roman"/>
          <w:sz w:val="24"/>
          <w:szCs w:val="24"/>
        </w:rPr>
      </w:pPr>
    </w:p>
    <w:p w14:paraId="25CCC65F" w14:textId="15E68A86" w:rsidR="00595651" w:rsidDel="002C7B32" w:rsidRDefault="00595651" w:rsidP="00595651">
      <w:pPr>
        <w:spacing w:line="360" w:lineRule="auto"/>
        <w:jc w:val="both"/>
        <w:rPr>
          <w:del w:id="356" w:author="hp" w:date="2025-03-04T14:54:00Z"/>
          <w:rFonts w:ascii="Times New Roman" w:hAnsi="Times New Roman" w:cs="Times New Roman"/>
          <w:sz w:val="24"/>
          <w:szCs w:val="24"/>
        </w:rPr>
      </w:pPr>
    </w:p>
    <w:p w14:paraId="3BE2EA47" w14:textId="485CF0AD" w:rsidR="00595651" w:rsidDel="002C7B32" w:rsidRDefault="00595651" w:rsidP="00595651">
      <w:pPr>
        <w:spacing w:line="360" w:lineRule="auto"/>
        <w:jc w:val="both"/>
        <w:rPr>
          <w:del w:id="357" w:author="hp" w:date="2025-03-04T14:54:00Z"/>
          <w:rFonts w:ascii="Times New Roman" w:hAnsi="Times New Roman" w:cs="Times New Roman"/>
          <w:sz w:val="24"/>
          <w:szCs w:val="24"/>
        </w:rPr>
      </w:pPr>
    </w:p>
    <w:p w14:paraId="0B426F60" w14:textId="3089E6F4" w:rsidR="00595651" w:rsidDel="002C7B32" w:rsidRDefault="00595651" w:rsidP="00595651">
      <w:pPr>
        <w:spacing w:line="360" w:lineRule="auto"/>
        <w:jc w:val="both"/>
        <w:rPr>
          <w:del w:id="358" w:author="hp" w:date="2025-03-04T14:54:00Z"/>
          <w:rFonts w:ascii="Times New Roman" w:hAnsi="Times New Roman" w:cs="Times New Roman"/>
          <w:sz w:val="24"/>
          <w:szCs w:val="24"/>
        </w:rPr>
      </w:pPr>
    </w:p>
    <w:p w14:paraId="0EB77797" w14:textId="356DEAC5" w:rsidR="00595651" w:rsidDel="002C7B32" w:rsidRDefault="00595651" w:rsidP="00595651">
      <w:pPr>
        <w:spacing w:line="360" w:lineRule="auto"/>
        <w:jc w:val="both"/>
        <w:rPr>
          <w:del w:id="359" w:author="hp" w:date="2025-03-04T14:54:00Z"/>
          <w:rFonts w:ascii="Times New Roman" w:hAnsi="Times New Roman" w:cs="Times New Roman"/>
          <w:sz w:val="24"/>
          <w:szCs w:val="24"/>
        </w:rPr>
      </w:pPr>
    </w:p>
    <w:p w14:paraId="2F739ACC" w14:textId="54D45005" w:rsidR="00595651" w:rsidDel="002C7B32" w:rsidRDefault="00595651" w:rsidP="00595651">
      <w:pPr>
        <w:spacing w:line="360" w:lineRule="auto"/>
        <w:jc w:val="both"/>
        <w:rPr>
          <w:del w:id="360" w:author="hp" w:date="2025-03-04T14:54:00Z"/>
          <w:rFonts w:ascii="Times New Roman" w:hAnsi="Times New Roman" w:cs="Times New Roman"/>
          <w:sz w:val="24"/>
          <w:szCs w:val="24"/>
        </w:rPr>
      </w:pPr>
    </w:p>
    <w:p w14:paraId="01064DC5" w14:textId="700EC274" w:rsidR="00595651" w:rsidDel="002C7B32" w:rsidRDefault="00595651" w:rsidP="00595651">
      <w:pPr>
        <w:spacing w:line="360" w:lineRule="auto"/>
        <w:jc w:val="both"/>
        <w:rPr>
          <w:del w:id="361" w:author="hp" w:date="2025-03-04T14:54:00Z"/>
          <w:rFonts w:ascii="Times New Roman" w:hAnsi="Times New Roman" w:cs="Times New Roman"/>
          <w:sz w:val="24"/>
          <w:szCs w:val="24"/>
        </w:rPr>
      </w:pPr>
    </w:p>
    <w:p w14:paraId="69E220E2" w14:textId="0146D8E6" w:rsidR="00595651" w:rsidDel="002C7B32" w:rsidRDefault="00595651" w:rsidP="00595651">
      <w:pPr>
        <w:spacing w:line="360" w:lineRule="auto"/>
        <w:jc w:val="both"/>
        <w:rPr>
          <w:del w:id="362" w:author="hp" w:date="2025-03-04T14:54:00Z"/>
          <w:rFonts w:ascii="Times New Roman" w:hAnsi="Times New Roman" w:cs="Times New Roman"/>
          <w:sz w:val="24"/>
          <w:szCs w:val="24"/>
        </w:rPr>
      </w:pPr>
    </w:p>
    <w:p w14:paraId="23145F49" w14:textId="15FBB3AB" w:rsidR="00595651" w:rsidDel="002C7B32" w:rsidRDefault="00595651" w:rsidP="00595651">
      <w:pPr>
        <w:spacing w:line="360" w:lineRule="auto"/>
        <w:jc w:val="both"/>
        <w:rPr>
          <w:del w:id="363" w:author="hp" w:date="2025-03-04T14:54:00Z"/>
          <w:rFonts w:ascii="Times New Roman" w:hAnsi="Times New Roman" w:cs="Times New Roman"/>
          <w:sz w:val="24"/>
          <w:szCs w:val="24"/>
        </w:rPr>
      </w:pPr>
    </w:p>
    <w:p w14:paraId="5F984903" w14:textId="74285EDE" w:rsidR="00595651" w:rsidDel="002C7B32" w:rsidRDefault="00595651" w:rsidP="00595651">
      <w:pPr>
        <w:spacing w:line="360" w:lineRule="auto"/>
        <w:jc w:val="both"/>
        <w:rPr>
          <w:del w:id="364" w:author="hp" w:date="2025-03-04T14:54:00Z"/>
          <w:rFonts w:ascii="Times New Roman" w:hAnsi="Times New Roman" w:cs="Times New Roman"/>
          <w:sz w:val="24"/>
          <w:szCs w:val="24"/>
        </w:rPr>
      </w:pPr>
    </w:p>
    <w:p w14:paraId="7035DB98" w14:textId="4BCC5562" w:rsidR="00595651" w:rsidDel="002C7B32" w:rsidRDefault="00595651" w:rsidP="00595651">
      <w:pPr>
        <w:spacing w:line="360" w:lineRule="auto"/>
        <w:jc w:val="both"/>
        <w:rPr>
          <w:del w:id="365" w:author="hp" w:date="2025-03-04T14:54:00Z"/>
          <w:rFonts w:ascii="Times New Roman" w:hAnsi="Times New Roman" w:cs="Times New Roman"/>
          <w:sz w:val="24"/>
          <w:szCs w:val="24"/>
        </w:rPr>
      </w:pPr>
    </w:p>
    <w:p w14:paraId="5D363873" w14:textId="78F47407" w:rsidR="00595651" w:rsidDel="002C7B32" w:rsidRDefault="00595651" w:rsidP="00595651">
      <w:pPr>
        <w:spacing w:line="360" w:lineRule="auto"/>
        <w:jc w:val="both"/>
        <w:rPr>
          <w:del w:id="366" w:author="hp" w:date="2025-03-04T14:54:00Z"/>
          <w:rFonts w:ascii="Times New Roman" w:hAnsi="Times New Roman" w:cs="Times New Roman"/>
          <w:sz w:val="24"/>
          <w:szCs w:val="24"/>
        </w:rPr>
      </w:pPr>
    </w:p>
    <w:p w14:paraId="042072B7" w14:textId="536C7180" w:rsidR="00595651" w:rsidRPr="00595651" w:rsidDel="002C7B32" w:rsidRDefault="00595651" w:rsidP="00595651">
      <w:pPr>
        <w:spacing w:line="360" w:lineRule="auto"/>
        <w:jc w:val="both"/>
        <w:rPr>
          <w:del w:id="367" w:author="hp" w:date="2025-03-04T14:54:00Z"/>
          <w:rFonts w:ascii="Times New Roman" w:hAnsi="Times New Roman" w:cs="Times New Roman"/>
          <w:b/>
          <w:sz w:val="24"/>
          <w:szCs w:val="24"/>
        </w:rPr>
      </w:pPr>
      <w:del w:id="368" w:author="hp" w:date="2025-03-04T14:54:00Z">
        <w:r w:rsidRPr="00595651" w:rsidDel="002C7B32">
          <w:rPr>
            <w:rFonts w:ascii="Times New Roman" w:hAnsi="Times New Roman" w:cs="Times New Roman"/>
            <w:b/>
            <w:sz w:val="24"/>
            <w:szCs w:val="24"/>
          </w:rPr>
          <w:delText>INTRODUCTIO</w:delText>
        </w:r>
        <w:r w:rsidDel="002C7B32">
          <w:rPr>
            <w:rFonts w:ascii="Times New Roman" w:hAnsi="Times New Roman" w:cs="Times New Roman"/>
            <w:b/>
            <w:sz w:val="24"/>
            <w:szCs w:val="24"/>
          </w:rPr>
          <w:delText>N MODIFIE 4</w:delText>
        </w:r>
      </w:del>
    </w:p>
    <w:p w14:paraId="6BDD8F46" w14:textId="066D1A79" w:rsidR="00595651" w:rsidRPr="00595651" w:rsidDel="002C7B32" w:rsidRDefault="00595651" w:rsidP="00595651">
      <w:pPr>
        <w:spacing w:line="360" w:lineRule="auto"/>
        <w:jc w:val="both"/>
        <w:rPr>
          <w:del w:id="369" w:author="hp" w:date="2025-03-04T14:54:00Z"/>
          <w:rFonts w:ascii="Times New Roman" w:hAnsi="Times New Roman" w:cs="Times New Roman"/>
          <w:sz w:val="24"/>
          <w:szCs w:val="24"/>
        </w:rPr>
      </w:pPr>
      <w:del w:id="370" w:author="hp" w:date="2025-03-04T14:54:00Z">
        <w:r w:rsidRPr="00595651" w:rsidDel="002C7B32">
          <w:rPr>
            <w:rFonts w:ascii="Times New Roman" w:hAnsi="Times New Roman" w:cs="Times New Roman"/>
            <w:sz w:val="24"/>
            <w:szCs w:val="24"/>
          </w:rPr>
          <w:delText>La lutte contre la pauvreté est un enjeu mondial qui mobilise aussi bien les chercheurs que les décideurs politiques. Si des progrès significatifs ont été réalisés dans plusieurs régions du monde, la situation reste préoccupante en Afrique subsaharienne, et plus particulièrement en Côte d'Ivoire. Malgré une croissance économique soutenue au cours de la dernière décennie, la pauvreté demeure une réalité persistante. Ce paradoxe soulève une question essentielle : pourquoi la croissance économique ne se traduit-elle pas par une amélioration des conditions de vie pour tous ?</w:delText>
        </w:r>
      </w:del>
    </w:p>
    <w:p w14:paraId="2DCE647F" w14:textId="23E47FF2" w:rsidR="00595651" w:rsidRPr="00595651" w:rsidDel="002C7B32" w:rsidRDefault="00595651" w:rsidP="00595651">
      <w:pPr>
        <w:spacing w:line="360" w:lineRule="auto"/>
        <w:jc w:val="both"/>
        <w:rPr>
          <w:del w:id="371" w:author="hp" w:date="2025-03-04T14:54:00Z"/>
          <w:rFonts w:ascii="Times New Roman" w:hAnsi="Times New Roman" w:cs="Times New Roman"/>
          <w:sz w:val="24"/>
          <w:szCs w:val="24"/>
        </w:rPr>
      </w:pPr>
      <w:del w:id="372" w:author="hp" w:date="2025-03-04T14:54:00Z">
        <w:r w:rsidRPr="00595651" w:rsidDel="002C7B32">
          <w:rPr>
            <w:rFonts w:ascii="Times New Roman" w:hAnsi="Times New Roman" w:cs="Times New Roman"/>
            <w:sz w:val="24"/>
            <w:szCs w:val="24"/>
          </w:rPr>
          <w:delText>En Côte d'Ivoire, bien que le taux de pauvreté ait diminué, passant de 48,9 % en 2008 à 39,4 % en 2018 (INS, 2018), le nombre absolu de personnes vivant sous le seuil de pauvreté a, quant à lui, augmenté. Cette situation s'explique en grande partie par la croissance démographique, qui accroît mécaniquement le nombre de pauvres malgré une baisse relative du taux de pauvreté.</w:delText>
        </w:r>
      </w:del>
    </w:p>
    <w:p w14:paraId="61F21D8C" w14:textId="000E6141" w:rsidR="00595651" w:rsidRPr="00595651" w:rsidDel="002C7B32" w:rsidRDefault="00595651" w:rsidP="00595651">
      <w:pPr>
        <w:spacing w:line="360" w:lineRule="auto"/>
        <w:jc w:val="both"/>
        <w:rPr>
          <w:del w:id="373" w:author="hp" w:date="2025-03-04T14:54:00Z"/>
          <w:rFonts w:ascii="Times New Roman" w:hAnsi="Times New Roman" w:cs="Times New Roman"/>
          <w:sz w:val="24"/>
          <w:szCs w:val="24"/>
        </w:rPr>
      </w:pPr>
      <w:del w:id="374" w:author="hp" w:date="2025-03-04T14:54:00Z">
        <w:r w:rsidRPr="00595651" w:rsidDel="002C7B32">
          <w:rPr>
            <w:rFonts w:ascii="Times New Roman" w:hAnsi="Times New Roman" w:cs="Times New Roman"/>
            <w:sz w:val="24"/>
            <w:szCs w:val="24"/>
          </w:rPr>
          <w:delText>Face à ce défi, l’État ivoirien a mis en œuvre plusieurs politiques publiques visant à réduire la pauvreté, notamment le Plan National de Développement (PND 2016-2020), les programmes d’inclusion financière et les stratégies de promotion de l’emploi. Ces initiatives ont permis de stimuler l’activité économique et de créer de nombreux emplois. Pourtant, ces mesures n’ont pas suffi à éradiquer la pauvreté, révélant ainsi les limites des approches traditionnelles centrées sur l'emploi comme principal levier de lutte contre la pauvreté.</w:delText>
        </w:r>
      </w:del>
    </w:p>
    <w:p w14:paraId="206473A8" w14:textId="18F2DBEA" w:rsidR="00595651" w:rsidRPr="00595651" w:rsidDel="002C7B32" w:rsidRDefault="00595651" w:rsidP="00595651">
      <w:pPr>
        <w:spacing w:line="360" w:lineRule="auto"/>
        <w:jc w:val="both"/>
        <w:rPr>
          <w:del w:id="375" w:author="hp" w:date="2025-03-04T14:54:00Z"/>
          <w:rFonts w:ascii="Times New Roman" w:hAnsi="Times New Roman" w:cs="Times New Roman"/>
          <w:sz w:val="24"/>
          <w:szCs w:val="24"/>
        </w:rPr>
      </w:pPr>
      <w:del w:id="376" w:author="hp" w:date="2025-03-04T14:54:00Z">
        <w:r w:rsidRPr="00595651" w:rsidDel="002C7B32">
          <w:rPr>
            <w:rFonts w:ascii="Times New Roman" w:hAnsi="Times New Roman" w:cs="Times New Roman"/>
            <w:sz w:val="24"/>
            <w:szCs w:val="24"/>
          </w:rPr>
          <w:delText>Un paradoxe particulièrement frappant réside dans le fait qu’en dépit d’un faible taux de chômage (2,4 % en 2019 selon Ilostat, 2019), une part importante de la population active demeure en situation de pauvreté. Cela met en lumière un phénomène encore peu étudié en Afrique : celui des travailleurs pauvres. En Afrique subsaharienne, un travailleur sur trois vit sous le seuil de pauvreté (Rapport synthèse ODD, 2021). En Côte d'Ivoire, le taux de travailleurs en extrême pauvreté était de 14,86 % en 2018 contre 33,22 % en 2010. Ces chiffres interrogent sur la qualité des emplois disponibles et sur leur capacité à garantir des conditions de vie décentes.</w:delText>
        </w:r>
      </w:del>
    </w:p>
    <w:p w14:paraId="48B5A7CE" w14:textId="199CB577" w:rsidR="00595651" w:rsidRPr="00595651" w:rsidDel="002C7B32" w:rsidRDefault="00595651" w:rsidP="00595651">
      <w:pPr>
        <w:spacing w:line="360" w:lineRule="auto"/>
        <w:jc w:val="both"/>
        <w:rPr>
          <w:del w:id="377" w:author="hp" w:date="2025-03-04T14:54:00Z"/>
          <w:rFonts w:ascii="Times New Roman" w:hAnsi="Times New Roman" w:cs="Times New Roman"/>
          <w:sz w:val="24"/>
          <w:szCs w:val="24"/>
        </w:rPr>
      </w:pPr>
      <w:del w:id="378" w:author="hp" w:date="2025-03-04T14:54:00Z">
        <w:r w:rsidRPr="00595651" w:rsidDel="002C7B32">
          <w:rPr>
            <w:rFonts w:ascii="Times New Roman" w:hAnsi="Times New Roman" w:cs="Times New Roman"/>
            <w:sz w:val="24"/>
            <w:szCs w:val="24"/>
          </w:rPr>
          <w:delText>Dans ce contexte, il devient essentiel d’analyser les déterminants de la pauvreté des travailleurs en Côte d’Ivoire et d’établir leur profil sociodémographique. Cette étude s’attèlera à répondre aux questions suivantes :</w:delText>
        </w:r>
      </w:del>
    </w:p>
    <w:p w14:paraId="7BF37761" w14:textId="57200AA8" w:rsidR="00595651" w:rsidRPr="00595651" w:rsidDel="002C7B32" w:rsidRDefault="00595651" w:rsidP="00595651">
      <w:pPr>
        <w:spacing w:line="360" w:lineRule="auto"/>
        <w:jc w:val="both"/>
        <w:rPr>
          <w:del w:id="379" w:author="hp" w:date="2025-03-04T14:54:00Z"/>
          <w:rFonts w:ascii="Times New Roman" w:hAnsi="Times New Roman" w:cs="Times New Roman"/>
          <w:sz w:val="24"/>
          <w:szCs w:val="24"/>
        </w:rPr>
      </w:pPr>
      <w:del w:id="380" w:author="hp" w:date="2025-03-04T14:54:00Z">
        <w:r w:rsidRPr="00595651" w:rsidDel="002C7B32">
          <w:rPr>
            <w:rFonts w:ascii="Times New Roman" w:hAnsi="Times New Roman" w:cs="Times New Roman"/>
            <w:sz w:val="24"/>
            <w:szCs w:val="24"/>
          </w:rPr>
          <w:delText>Quel est le profil sociodémographique des travailleurs pauvres en Côte d'Ivoire ?</w:delText>
        </w:r>
      </w:del>
    </w:p>
    <w:p w14:paraId="4637B382" w14:textId="23A59697" w:rsidR="00595651" w:rsidRPr="00595651" w:rsidDel="002C7B32" w:rsidRDefault="00595651" w:rsidP="00595651">
      <w:pPr>
        <w:spacing w:line="360" w:lineRule="auto"/>
        <w:jc w:val="both"/>
        <w:rPr>
          <w:del w:id="381" w:author="hp" w:date="2025-03-04T14:54:00Z"/>
          <w:rFonts w:ascii="Times New Roman" w:hAnsi="Times New Roman" w:cs="Times New Roman"/>
          <w:sz w:val="24"/>
          <w:szCs w:val="24"/>
        </w:rPr>
      </w:pPr>
      <w:del w:id="382" w:author="hp" w:date="2025-03-04T14:54:00Z">
        <w:r w:rsidRPr="00595651" w:rsidDel="002C7B32">
          <w:rPr>
            <w:rFonts w:ascii="Times New Roman" w:hAnsi="Times New Roman" w:cs="Times New Roman"/>
            <w:sz w:val="24"/>
            <w:szCs w:val="24"/>
          </w:rPr>
          <w:delText>Quels sont les facteurs explicatifs de leur situation de pauvreté ?</w:delText>
        </w:r>
      </w:del>
    </w:p>
    <w:p w14:paraId="61EE5206" w14:textId="5DC2FD0F" w:rsidR="00595651" w:rsidRPr="00595651" w:rsidDel="002C7B32" w:rsidRDefault="00595651" w:rsidP="00595651">
      <w:pPr>
        <w:spacing w:line="360" w:lineRule="auto"/>
        <w:jc w:val="both"/>
        <w:rPr>
          <w:del w:id="383" w:author="hp" w:date="2025-03-04T14:54:00Z"/>
          <w:rFonts w:ascii="Times New Roman" w:hAnsi="Times New Roman" w:cs="Times New Roman"/>
          <w:sz w:val="24"/>
          <w:szCs w:val="24"/>
        </w:rPr>
      </w:pPr>
      <w:del w:id="384" w:author="hp" w:date="2025-03-04T14:54:00Z">
        <w:r w:rsidRPr="00595651" w:rsidDel="002C7B32">
          <w:rPr>
            <w:rFonts w:ascii="Times New Roman" w:hAnsi="Times New Roman" w:cs="Times New Roman"/>
            <w:sz w:val="24"/>
            <w:szCs w:val="24"/>
          </w:rPr>
          <w:delText>Pour y répondre, nous formulons les hypothèses suivantes :</w:delText>
        </w:r>
      </w:del>
    </w:p>
    <w:p w14:paraId="0ECD9B2E" w14:textId="630AB51B" w:rsidR="00595651" w:rsidRPr="00595651" w:rsidDel="002C7B32" w:rsidRDefault="00595651" w:rsidP="00595651">
      <w:pPr>
        <w:spacing w:line="360" w:lineRule="auto"/>
        <w:jc w:val="both"/>
        <w:rPr>
          <w:del w:id="385" w:author="hp" w:date="2025-03-04T14:54:00Z"/>
          <w:rFonts w:ascii="Times New Roman" w:hAnsi="Times New Roman" w:cs="Times New Roman"/>
          <w:sz w:val="24"/>
          <w:szCs w:val="24"/>
        </w:rPr>
      </w:pPr>
      <w:del w:id="386" w:author="hp" w:date="2025-03-04T14:54:00Z">
        <w:r w:rsidRPr="00595651" w:rsidDel="002C7B32">
          <w:rPr>
            <w:rFonts w:ascii="Times New Roman" w:hAnsi="Times New Roman" w:cs="Times New Roman"/>
            <w:sz w:val="24"/>
            <w:szCs w:val="24"/>
          </w:rPr>
          <w:delText>La situation des travailleurs pauvres en Côte d'Ivoire est influencée par le type d’emploi occupé, la taille et la composition du ménage.</w:delText>
        </w:r>
      </w:del>
    </w:p>
    <w:p w14:paraId="00C6F5E0" w14:textId="2C0D34EA" w:rsidR="00595651" w:rsidRPr="00595651" w:rsidDel="002C7B32" w:rsidRDefault="00595651" w:rsidP="00595651">
      <w:pPr>
        <w:spacing w:line="360" w:lineRule="auto"/>
        <w:jc w:val="both"/>
        <w:rPr>
          <w:del w:id="387" w:author="hp" w:date="2025-03-04T14:54:00Z"/>
          <w:rFonts w:ascii="Times New Roman" w:hAnsi="Times New Roman" w:cs="Times New Roman"/>
          <w:sz w:val="24"/>
          <w:szCs w:val="24"/>
        </w:rPr>
      </w:pPr>
      <w:del w:id="388" w:author="hp" w:date="2025-03-04T14:54:00Z">
        <w:r w:rsidRPr="00595651" w:rsidDel="002C7B32">
          <w:rPr>
            <w:rFonts w:ascii="Times New Roman" w:hAnsi="Times New Roman" w:cs="Times New Roman"/>
            <w:sz w:val="24"/>
            <w:szCs w:val="24"/>
          </w:rPr>
          <w:delText>Les caractéristiques sociodémographiques et le secteur d’activité jouent un rôle déterminant dans la pauvreté des travailleurs.</w:delText>
        </w:r>
      </w:del>
    </w:p>
    <w:p w14:paraId="6BD354C2" w14:textId="2A0821E4" w:rsidR="00595651" w:rsidRPr="00595651" w:rsidDel="002C7B32" w:rsidRDefault="00595651" w:rsidP="00595651">
      <w:pPr>
        <w:spacing w:line="360" w:lineRule="auto"/>
        <w:jc w:val="both"/>
        <w:rPr>
          <w:del w:id="389" w:author="hp" w:date="2025-03-04T14:54:00Z"/>
          <w:rFonts w:ascii="Times New Roman" w:hAnsi="Times New Roman" w:cs="Times New Roman"/>
          <w:sz w:val="24"/>
          <w:szCs w:val="24"/>
        </w:rPr>
      </w:pPr>
      <w:del w:id="390" w:author="hp" w:date="2025-03-04T14:54:00Z">
        <w:r w:rsidRPr="00595651" w:rsidDel="002C7B32">
          <w:rPr>
            <w:rFonts w:ascii="Times New Roman" w:hAnsi="Times New Roman" w:cs="Times New Roman"/>
            <w:sz w:val="24"/>
            <w:szCs w:val="24"/>
          </w:rPr>
          <w:delText>L’intérêt de cette étude réside dans sa capacité à mettre en lumière un pan souvent négligé de la pauvreté : la précarité des travailleurs. Si l’emploi est généralement perçu comme un remède à la pauvreté, il est essentiel de s’interroger sur la qualité des emplois créés et sur leur capacité réelle à sortir les individus de la précarité. Cette recherche contribuera ainsi à une meilleure compréhension des limites des politiques actuelles et à la formulation de recommandations pour une réduction plus efficace de la pauvreté en Côte d’Ivoire.</w:delText>
        </w:r>
      </w:del>
    </w:p>
    <w:p w14:paraId="25679422" w14:textId="64773E0A" w:rsidR="00595651" w:rsidDel="002C7B32" w:rsidRDefault="00595651" w:rsidP="00595651">
      <w:pPr>
        <w:spacing w:line="360" w:lineRule="auto"/>
        <w:jc w:val="both"/>
        <w:rPr>
          <w:del w:id="391" w:author="hp" w:date="2025-03-04T14:54:00Z"/>
          <w:rFonts w:ascii="Times New Roman" w:hAnsi="Times New Roman" w:cs="Times New Roman"/>
          <w:sz w:val="24"/>
          <w:szCs w:val="24"/>
        </w:rPr>
      </w:pPr>
      <w:del w:id="392" w:author="hp" w:date="2025-03-04T14:54:00Z">
        <w:r w:rsidRPr="00595651" w:rsidDel="002C7B32">
          <w:rPr>
            <w:rFonts w:ascii="Times New Roman" w:hAnsi="Times New Roman" w:cs="Times New Roman"/>
            <w:sz w:val="24"/>
            <w:szCs w:val="24"/>
          </w:rPr>
          <w:delText>Pour atteindre ces objectifs, cette étude sera structurée en deux grandes parties. La première présentera une revue des fondements théoriques et des faits stylisés relatifs à la pauvreté des travailleurs. La seconde exposera la méthodologie adoptée pour tester nos hypothèses et analysera les résultats empiriques obtenus.</w:delText>
        </w:r>
      </w:del>
    </w:p>
    <w:p w14:paraId="11AAB2E6" w14:textId="4D93FDF8" w:rsidR="00595651" w:rsidDel="002C7B32" w:rsidRDefault="00595651" w:rsidP="00595651">
      <w:pPr>
        <w:spacing w:line="360" w:lineRule="auto"/>
        <w:jc w:val="both"/>
        <w:rPr>
          <w:del w:id="393" w:author="hp" w:date="2025-03-04T14:54:00Z"/>
          <w:rFonts w:ascii="Times New Roman" w:hAnsi="Times New Roman" w:cs="Times New Roman"/>
          <w:sz w:val="24"/>
          <w:szCs w:val="24"/>
        </w:rPr>
      </w:pPr>
    </w:p>
    <w:p w14:paraId="5C9DCD29" w14:textId="4182E1FE" w:rsidR="00595651" w:rsidDel="002C7B32" w:rsidRDefault="00595651" w:rsidP="00595651">
      <w:pPr>
        <w:spacing w:line="360" w:lineRule="auto"/>
        <w:jc w:val="both"/>
        <w:rPr>
          <w:del w:id="394" w:author="hp" w:date="2025-03-04T14:54:00Z"/>
          <w:rFonts w:ascii="Times New Roman" w:hAnsi="Times New Roman" w:cs="Times New Roman"/>
          <w:sz w:val="24"/>
          <w:szCs w:val="24"/>
        </w:rPr>
      </w:pPr>
    </w:p>
    <w:p w14:paraId="2CD49329" w14:textId="5524B160" w:rsidR="00595651" w:rsidDel="002C7B32" w:rsidRDefault="00595651" w:rsidP="00595651">
      <w:pPr>
        <w:spacing w:line="360" w:lineRule="auto"/>
        <w:jc w:val="both"/>
        <w:rPr>
          <w:del w:id="395" w:author="hp" w:date="2025-03-04T14:54:00Z"/>
          <w:rFonts w:ascii="Times New Roman" w:hAnsi="Times New Roman" w:cs="Times New Roman"/>
          <w:sz w:val="24"/>
          <w:szCs w:val="24"/>
        </w:rPr>
      </w:pPr>
    </w:p>
    <w:p w14:paraId="721E49A2" w14:textId="7BB5A37C" w:rsidR="00595651" w:rsidDel="002C7B32" w:rsidRDefault="00595651" w:rsidP="00595651">
      <w:pPr>
        <w:spacing w:line="360" w:lineRule="auto"/>
        <w:jc w:val="both"/>
        <w:rPr>
          <w:del w:id="396" w:author="hp" w:date="2025-03-04T14:54:00Z"/>
          <w:rFonts w:ascii="Times New Roman" w:hAnsi="Times New Roman" w:cs="Times New Roman"/>
          <w:sz w:val="24"/>
          <w:szCs w:val="24"/>
        </w:rPr>
      </w:pPr>
    </w:p>
    <w:p w14:paraId="0EFBBF78" w14:textId="024DD6AB" w:rsidR="00595651" w:rsidDel="002C7B32" w:rsidRDefault="00595651" w:rsidP="00595651">
      <w:pPr>
        <w:spacing w:line="360" w:lineRule="auto"/>
        <w:jc w:val="both"/>
        <w:rPr>
          <w:del w:id="397" w:author="hp" w:date="2025-03-04T14:54:00Z"/>
          <w:rFonts w:ascii="Times New Roman" w:hAnsi="Times New Roman" w:cs="Times New Roman"/>
          <w:sz w:val="24"/>
          <w:szCs w:val="24"/>
        </w:rPr>
      </w:pPr>
    </w:p>
    <w:p w14:paraId="6AED1C8F" w14:textId="7F311318" w:rsidR="00595651" w:rsidDel="002C7B32" w:rsidRDefault="00595651" w:rsidP="00595651">
      <w:pPr>
        <w:spacing w:line="360" w:lineRule="auto"/>
        <w:jc w:val="both"/>
        <w:rPr>
          <w:del w:id="398" w:author="hp" w:date="2025-03-04T14:54:00Z"/>
          <w:rFonts w:ascii="Times New Roman" w:hAnsi="Times New Roman" w:cs="Times New Roman"/>
          <w:sz w:val="24"/>
          <w:szCs w:val="24"/>
        </w:rPr>
      </w:pPr>
    </w:p>
    <w:p w14:paraId="256D7C1B" w14:textId="18B669AC" w:rsidR="00595651" w:rsidDel="002C7B32" w:rsidRDefault="00595651" w:rsidP="00595651">
      <w:pPr>
        <w:spacing w:line="360" w:lineRule="auto"/>
        <w:jc w:val="both"/>
        <w:rPr>
          <w:del w:id="399" w:author="hp" w:date="2025-03-04T14:54:00Z"/>
          <w:rFonts w:ascii="Times New Roman" w:hAnsi="Times New Roman" w:cs="Times New Roman"/>
          <w:sz w:val="24"/>
          <w:szCs w:val="24"/>
        </w:rPr>
      </w:pPr>
    </w:p>
    <w:p w14:paraId="743EEFD9" w14:textId="2900AFE5" w:rsidR="00595651" w:rsidDel="002C7B32" w:rsidRDefault="00595651" w:rsidP="00595651">
      <w:pPr>
        <w:spacing w:line="360" w:lineRule="auto"/>
        <w:jc w:val="both"/>
        <w:rPr>
          <w:del w:id="400" w:author="hp" w:date="2025-03-04T14:54:00Z"/>
          <w:rFonts w:ascii="Times New Roman" w:hAnsi="Times New Roman" w:cs="Times New Roman"/>
          <w:sz w:val="24"/>
          <w:szCs w:val="24"/>
        </w:rPr>
      </w:pPr>
    </w:p>
    <w:p w14:paraId="2D844215" w14:textId="1A68B7D0" w:rsidR="00595651" w:rsidDel="002C7B32" w:rsidRDefault="00595651" w:rsidP="00595651">
      <w:pPr>
        <w:spacing w:line="360" w:lineRule="auto"/>
        <w:jc w:val="both"/>
        <w:rPr>
          <w:del w:id="401" w:author="hp" w:date="2025-03-04T14:54:00Z"/>
          <w:rFonts w:ascii="Times New Roman" w:hAnsi="Times New Roman" w:cs="Times New Roman"/>
          <w:sz w:val="24"/>
          <w:szCs w:val="24"/>
        </w:rPr>
      </w:pPr>
    </w:p>
    <w:p w14:paraId="45E7E8FC" w14:textId="3E607550" w:rsidR="00595651" w:rsidDel="002C7B32" w:rsidRDefault="00595651" w:rsidP="00595651">
      <w:pPr>
        <w:spacing w:line="360" w:lineRule="auto"/>
        <w:jc w:val="both"/>
        <w:rPr>
          <w:del w:id="402" w:author="hp" w:date="2025-03-04T14:54:00Z"/>
          <w:rFonts w:ascii="Times New Roman" w:hAnsi="Times New Roman" w:cs="Times New Roman"/>
          <w:sz w:val="24"/>
          <w:szCs w:val="24"/>
        </w:rPr>
      </w:pPr>
    </w:p>
    <w:p w14:paraId="6CE1DEB7" w14:textId="1581543C" w:rsidR="00595651" w:rsidDel="002C7B32" w:rsidRDefault="00595651" w:rsidP="00595651">
      <w:pPr>
        <w:spacing w:line="360" w:lineRule="auto"/>
        <w:jc w:val="both"/>
        <w:rPr>
          <w:del w:id="403" w:author="hp" w:date="2025-03-04T14:54:00Z"/>
          <w:rFonts w:ascii="Times New Roman" w:hAnsi="Times New Roman" w:cs="Times New Roman"/>
          <w:sz w:val="24"/>
          <w:szCs w:val="24"/>
        </w:rPr>
      </w:pPr>
    </w:p>
    <w:p w14:paraId="302A0426" w14:textId="1D8930EE" w:rsidR="00595651" w:rsidDel="002C7B32" w:rsidRDefault="00595651" w:rsidP="00595651">
      <w:pPr>
        <w:spacing w:line="360" w:lineRule="auto"/>
        <w:jc w:val="both"/>
        <w:rPr>
          <w:del w:id="404" w:author="hp" w:date="2025-03-04T14:54:00Z"/>
          <w:rFonts w:ascii="Times New Roman" w:hAnsi="Times New Roman" w:cs="Times New Roman"/>
          <w:sz w:val="24"/>
          <w:szCs w:val="24"/>
        </w:rPr>
      </w:pPr>
    </w:p>
    <w:p w14:paraId="56EDEE69" w14:textId="0CE1CA36" w:rsidR="00595651" w:rsidRPr="00595651" w:rsidDel="002C7B32" w:rsidRDefault="00595651" w:rsidP="00595651">
      <w:pPr>
        <w:spacing w:line="360" w:lineRule="auto"/>
        <w:jc w:val="both"/>
        <w:rPr>
          <w:del w:id="405" w:author="hp" w:date="2025-03-04T14:54:00Z"/>
          <w:rFonts w:ascii="Times New Roman" w:hAnsi="Times New Roman" w:cs="Times New Roman"/>
          <w:b/>
          <w:sz w:val="24"/>
          <w:szCs w:val="24"/>
        </w:rPr>
      </w:pPr>
      <w:del w:id="406" w:author="hp" w:date="2025-03-04T14:54:00Z">
        <w:r w:rsidRPr="00595651" w:rsidDel="002C7B32">
          <w:rPr>
            <w:rFonts w:ascii="Times New Roman" w:hAnsi="Times New Roman" w:cs="Times New Roman"/>
            <w:b/>
            <w:sz w:val="24"/>
            <w:szCs w:val="24"/>
          </w:rPr>
          <w:delText>INTRODUCTIO</w:delText>
        </w:r>
        <w:r w:rsidDel="002C7B32">
          <w:rPr>
            <w:rFonts w:ascii="Times New Roman" w:hAnsi="Times New Roman" w:cs="Times New Roman"/>
            <w:b/>
            <w:sz w:val="24"/>
            <w:szCs w:val="24"/>
          </w:rPr>
          <w:delText>N MODIFIE 5</w:delText>
        </w:r>
      </w:del>
    </w:p>
    <w:p w14:paraId="00E00C5D" w14:textId="7BAD9903" w:rsidR="00595651" w:rsidRPr="00595651" w:rsidDel="002C7B32" w:rsidRDefault="00595651" w:rsidP="00595651">
      <w:pPr>
        <w:spacing w:line="360" w:lineRule="auto"/>
        <w:jc w:val="both"/>
        <w:rPr>
          <w:del w:id="407" w:author="hp" w:date="2025-03-04T14:54:00Z"/>
          <w:rFonts w:ascii="Times New Roman" w:hAnsi="Times New Roman" w:cs="Times New Roman"/>
          <w:sz w:val="24"/>
          <w:szCs w:val="24"/>
        </w:rPr>
      </w:pPr>
      <w:del w:id="408" w:author="hp" w:date="2025-03-04T14:54:00Z">
        <w:r w:rsidRPr="00595651" w:rsidDel="002C7B32">
          <w:rPr>
            <w:rFonts w:ascii="Times New Roman" w:hAnsi="Times New Roman" w:cs="Times New Roman"/>
            <w:sz w:val="24"/>
            <w:szCs w:val="24"/>
          </w:rPr>
          <w:delText>La lutte contre la pauvreté est un enjeu mondial qui mobilise aussi bien les chercheurs que les décideurs politiques. Si des progrès significatifs ont été réalisés dans plusieurs régions du monde, la situation reste préoccupante en Afrique subsaharienne, et plus particulièrement en Côte d'Ivoire. Malgré une croissance économique soutenue au cours de la dernière décennie, la pauvreté demeure une réalité persistante. Ce paradoxe soulève une question essentielle : pourquoi la croissance économique ne se traduit-elle pas par une amélioration des conditions de vie pour tous ?</w:delText>
        </w:r>
      </w:del>
    </w:p>
    <w:p w14:paraId="2E46F393" w14:textId="48CE2FCE" w:rsidR="00595651" w:rsidRPr="00595651" w:rsidDel="002C7B32" w:rsidRDefault="00595651" w:rsidP="00595651">
      <w:pPr>
        <w:spacing w:line="360" w:lineRule="auto"/>
        <w:jc w:val="both"/>
        <w:rPr>
          <w:del w:id="409" w:author="hp" w:date="2025-03-04T14:54:00Z"/>
          <w:rFonts w:ascii="Times New Roman" w:hAnsi="Times New Roman" w:cs="Times New Roman"/>
          <w:sz w:val="24"/>
          <w:szCs w:val="24"/>
        </w:rPr>
      </w:pPr>
      <w:del w:id="410" w:author="hp" w:date="2025-03-04T14:54:00Z">
        <w:r w:rsidRPr="00595651" w:rsidDel="002C7B32">
          <w:rPr>
            <w:rFonts w:ascii="Times New Roman" w:hAnsi="Times New Roman" w:cs="Times New Roman"/>
            <w:sz w:val="24"/>
            <w:szCs w:val="24"/>
          </w:rPr>
          <w:delText>En Côte d'Ivoire, bien que le taux de pauvreté ait diminué, passant de 48,9 % en 2008 à 39,4 % en 2018 (INS, 2018), le nombre absolu de personnes vivant sous le seuil de pauvreté a, quant à lui, augmenté. Cette situation s'explique en grande partie par la croissance démographique, qui accroît mécaniquement le nombre de pauvres malgré une baisse relative du taux de pauvreté. Ainsi, l’amélioration des indicateurs macroéconomiques ne se reflète pas toujours dans le bien-être des populations.</w:delText>
        </w:r>
      </w:del>
    </w:p>
    <w:p w14:paraId="72FB132F" w14:textId="111D55D6" w:rsidR="00595651" w:rsidRPr="00595651" w:rsidDel="002C7B32" w:rsidRDefault="00595651" w:rsidP="00595651">
      <w:pPr>
        <w:spacing w:line="360" w:lineRule="auto"/>
        <w:jc w:val="both"/>
        <w:rPr>
          <w:del w:id="411" w:author="hp" w:date="2025-03-04T14:54:00Z"/>
          <w:rFonts w:ascii="Times New Roman" w:hAnsi="Times New Roman" w:cs="Times New Roman"/>
          <w:sz w:val="24"/>
          <w:szCs w:val="24"/>
        </w:rPr>
      </w:pPr>
      <w:del w:id="412" w:author="hp" w:date="2025-03-04T14:54:00Z">
        <w:r w:rsidRPr="00595651" w:rsidDel="002C7B32">
          <w:rPr>
            <w:rFonts w:ascii="Times New Roman" w:hAnsi="Times New Roman" w:cs="Times New Roman"/>
            <w:sz w:val="24"/>
            <w:szCs w:val="24"/>
          </w:rPr>
          <w:delText>Face à ce défi, l’État ivoirien a mis en œuvre plusieurs politiques publiques visant à réduire la pauvreté, notamment le Plan National de Développement (PND 2016-2020), les programmes d’inclusion financière et les stratégies de promotion de l’emploi. Ces initiatives ont permis de stimuler l’activité économique et de créer de nombreux emplois. Pourtant, ces mesures n’ont pas suffi à éradiquer la pauvreté, révélant ainsi les limites des approches traditionnelles centrées sur l'emploi comme principal levier de lutte contre la pauvreté.</w:delText>
        </w:r>
      </w:del>
    </w:p>
    <w:p w14:paraId="251BF40A" w14:textId="753C1841" w:rsidR="00595651" w:rsidRPr="00595651" w:rsidDel="002C7B32" w:rsidRDefault="00595651" w:rsidP="00595651">
      <w:pPr>
        <w:spacing w:line="360" w:lineRule="auto"/>
        <w:jc w:val="both"/>
        <w:rPr>
          <w:del w:id="413" w:author="hp" w:date="2025-03-04T14:54:00Z"/>
          <w:rFonts w:ascii="Times New Roman" w:hAnsi="Times New Roman" w:cs="Times New Roman"/>
          <w:sz w:val="24"/>
          <w:szCs w:val="24"/>
        </w:rPr>
      </w:pPr>
      <w:del w:id="414" w:author="hp" w:date="2025-03-04T14:54:00Z">
        <w:r w:rsidRPr="00595651" w:rsidDel="002C7B32">
          <w:rPr>
            <w:rFonts w:ascii="Times New Roman" w:hAnsi="Times New Roman" w:cs="Times New Roman"/>
            <w:sz w:val="24"/>
            <w:szCs w:val="24"/>
          </w:rPr>
          <w:delText>Un paradoxe particulièrement frappant réside dans le fait qu’en dépit d’un faible taux de chômage (2,4 % en 2019 selon Ilostat, 2019), une part importante de la population active demeure en situation de pauvreté. Cela met en lumière un phénomène encore peu étudié en Afrique : celui des travailleurs pauvres. En Afrique subsaharienne, un travailleur sur trois vit sous le seuil de pauvreté (Rapport synthèse ODD, 2021). En Côte d'Ivoire, le taux de travailleurs en extrême pauvreté était de 14,86 % en 2018 contre 33,22 % en 2010. Ces chiffres interrogent sur la qualité des emplois disponibles et sur leur capacité à garantir des conditions de vie décentes.</w:delText>
        </w:r>
      </w:del>
    </w:p>
    <w:p w14:paraId="3C6DEC8A" w14:textId="7D4C9574" w:rsidR="00595651" w:rsidRPr="00595651" w:rsidDel="002C7B32" w:rsidRDefault="00595651" w:rsidP="00595651">
      <w:pPr>
        <w:spacing w:line="360" w:lineRule="auto"/>
        <w:jc w:val="both"/>
        <w:rPr>
          <w:del w:id="415" w:author="hp" w:date="2025-03-04T14:54:00Z"/>
          <w:rFonts w:ascii="Times New Roman" w:hAnsi="Times New Roman" w:cs="Times New Roman"/>
          <w:sz w:val="24"/>
          <w:szCs w:val="24"/>
        </w:rPr>
      </w:pPr>
      <w:del w:id="416" w:author="hp" w:date="2025-03-04T14:54:00Z">
        <w:r w:rsidRPr="00595651" w:rsidDel="002C7B32">
          <w:rPr>
            <w:rFonts w:ascii="Times New Roman" w:hAnsi="Times New Roman" w:cs="Times New Roman"/>
            <w:sz w:val="24"/>
            <w:szCs w:val="24"/>
          </w:rPr>
          <w:delText>Le concept de « travailleurs pauvres » a émergé dans la littérature économique depuis les travaux de Lagarenne et Legendre (2000). Il désigne les individus qui, bien qu'ayant un emploi, ne parviennent pas à couvrir leurs besoins de base ni ceux de leur ménage. Cette situation soulève des interrogations cruciales sur la viabilité des emplois actuels, la redistribution des richesses et l’efficacité des politiques sociales mises en place. En effet, si l’emploi est généralement perçu comme un remède à la pauvreté, il devient impératif de s’interroger sur la qualité de ces emplois et sur leur contribution réelle à l’amélioration des conditions de vie des travailleurs.</w:delText>
        </w:r>
      </w:del>
    </w:p>
    <w:p w14:paraId="601839DB" w14:textId="3F1DE06D" w:rsidR="00595651" w:rsidRPr="00595651" w:rsidDel="002C7B32" w:rsidRDefault="00595651" w:rsidP="00595651">
      <w:pPr>
        <w:spacing w:line="360" w:lineRule="auto"/>
        <w:jc w:val="both"/>
        <w:rPr>
          <w:del w:id="417" w:author="hp" w:date="2025-03-04T14:54:00Z"/>
          <w:rFonts w:ascii="Times New Roman" w:hAnsi="Times New Roman" w:cs="Times New Roman"/>
          <w:sz w:val="24"/>
          <w:szCs w:val="24"/>
        </w:rPr>
      </w:pPr>
      <w:del w:id="418" w:author="hp" w:date="2025-03-04T14:54:00Z">
        <w:r w:rsidRPr="00595651" w:rsidDel="002C7B32">
          <w:rPr>
            <w:rFonts w:ascii="Times New Roman" w:hAnsi="Times New Roman" w:cs="Times New Roman"/>
            <w:sz w:val="24"/>
            <w:szCs w:val="24"/>
          </w:rPr>
          <w:delText>Dans ce contexte, il devient essentiel d’analyser les déterminants de la pauvreté des travailleurs en Côte d’Ivoire et d’établir leur profil sociodémographique. Cette étude s’attèlera à répondre aux questions suivantes :</w:delText>
        </w:r>
      </w:del>
    </w:p>
    <w:p w14:paraId="1C706A97" w14:textId="62D8EFA0" w:rsidR="00595651" w:rsidRPr="00595651" w:rsidDel="002C7B32" w:rsidRDefault="00595651" w:rsidP="00595651">
      <w:pPr>
        <w:spacing w:line="360" w:lineRule="auto"/>
        <w:jc w:val="both"/>
        <w:rPr>
          <w:del w:id="419" w:author="hp" w:date="2025-03-04T14:54:00Z"/>
          <w:rFonts w:ascii="Times New Roman" w:hAnsi="Times New Roman" w:cs="Times New Roman"/>
          <w:sz w:val="24"/>
          <w:szCs w:val="24"/>
        </w:rPr>
      </w:pPr>
      <w:del w:id="420" w:author="hp" w:date="2025-03-04T14:54:00Z">
        <w:r w:rsidRPr="00595651" w:rsidDel="002C7B32">
          <w:rPr>
            <w:rFonts w:ascii="Times New Roman" w:hAnsi="Times New Roman" w:cs="Times New Roman"/>
            <w:sz w:val="24"/>
            <w:szCs w:val="24"/>
          </w:rPr>
          <w:delText>Quel est le profil sociodémographique des travailleurs pauvres en Côte d'Ivoire ?</w:delText>
        </w:r>
      </w:del>
    </w:p>
    <w:p w14:paraId="1FB5E924" w14:textId="079961A7" w:rsidR="00595651" w:rsidRPr="00595651" w:rsidDel="002C7B32" w:rsidRDefault="00595651" w:rsidP="00595651">
      <w:pPr>
        <w:spacing w:line="360" w:lineRule="auto"/>
        <w:jc w:val="both"/>
        <w:rPr>
          <w:del w:id="421" w:author="hp" w:date="2025-03-04T14:54:00Z"/>
          <w:rFonts w:ascii="Times New Roman" w:hAnsi="Times New Roman" w:cs="Times New Roman"/>
          <w:sz w:val="24"/>
          <w:szCs w:val="24"/>
        </w:rPr>
      </w:pPr>
      <w:del w:id="422" w:author="hp" w:date="2025-03-04T14:54:00Z">
        <w:r w:rsidRPr="00595651" w:rsidDel="002C7B32">
          <w:rPr>
            <w:rFonts w:ascii="Times New Roman" w:hAnsi="Times New Roman" w:cs="Times New Roman"/>
            <w:sz w:val="24"/>
            <w:szCs w:val="24"/>
          </w:rPr>
          <w:delText>Quels sont les facteurs explicatifs de leur situation de pauvreté ?</w:delText>
        </w:r>
      </w:del>
    </w:p>
    <w:p w14:paraId="20BDCC18" w14:textId="24253B59" w:rsidR="00595651" w:rsidRPr="00595651" w:rsidDel="002C7B32" w:rsidRDefault="00595651" w:rsidP="00595651">
      <w:pPr>
        <w:spacing w:line="360" w:lineRule="auto"/>
        <w:jc w:val="both"/>
        <w:rPr>
          <w:del w:id="423" w:author="hp" w:date="2025-03-04T14:54:00Z"/>
          <w:rFonts w:ascii="Times New Roman" w:hAnsi="Times New Roman" w:cs="Times New Roman"/>
          <w:sz w:val="24"/>
          <w:szCs w:val="24"/>
        </w:rPr>
      </w:pPr>
      <w:del w:id="424" w:author="hp" w:date="2025-03-04T14:54:00Z">
        <w:r w:rsidRPr="00595651" w:rsidDel="002C7B32">
          <w:rPr>
            <w:rFonts w:ascii="Times New Roman" w:hAnsi="Times New Roman" w:cs="Times New Roman"/>
            <w:sz w:val="24"/>
            <w:szCs w:val="24"/>
          </w:rPr>
          <w:delText>Pour y répondre, nous formulons les hypothèses suivantes :</w:delText>
        </w:r>
      </w:del>
    </w:p>
    <w:p w14:paraId="2C4B692C" w14:textId="3BABEEAE" w:rsidR="00595651" w:rsidRPr="00595651" w:rsidDel="002C7B32" w:rsidRDefault="00595651" w:rsidP="00595651">
      <w:pPr>
        <w:spacing w:line="360" w:lineRule="auto"/>
        <w:jc w:val="both"/>
        <w:rPr>
          <w:del w:id="425" w:author="hp" w:date="2025-03-04T14:54:00Z"/>
          <w:rFonts w:ascii="Times New Roman" w:hAnsi="Times New Roman" w:cs="Times New Roman"/>
          <w:sz w:val="24"/>
          <w:szCs w:val="24"/>
        </w:rPr>
      </w:pPr>
      <w:del w:id="426" w:author="hp" w:date="2025-03-04T14:54:00Z">
        <w:r w:rsidRPr="00595651" w:rsidDel="002C7B32">
          <w:rPr>
            <w:rFonts w:ascii="Times New Roman" w:hAnsi="Times New Roman" w:cs="Times New Roman"/>
            <w:sz w:val="24"/>
            <w:szCs w:val="24"/>
          </w:rPr>
          <w:delText>La situation des travailleurs pauvres en Côte d'Ivoire est influencée par le type d’emploi occupé, la taille et la composition du ménage.</w:delText>
        </w:r>
      </w:del>
    </w:p>
    <w:p w14:paraId="640E7627" w14:textId="1A767700" w:rsidR="00595651" w:rsidRPr="00595651" w:rsidDel="002C7B32" w:rsidRDefault="00595651" w:rsidP="00595651">
      <w:pPr>
        <w:spacing w:line="360" w:lineRule="auto"/>
        <w:jc w:val="both"/>
        <w:rPr>
          <w:del w:id="427" w:author="hp" w:date="2025-03-04T14:54:00Z"/>
          <w:rFonts w:ascii="Times New Roman" w:hAnsi="Times New Roman" w:cs="Times New Roman"/>
          <w:sz w:val="24"/>
          <w:szCs w:val="24"/>
        </w:rPr>
      </w:pPr>
      <w:del w:id="428" w:author="hp" w:date="2025-03-04T14:54:00Z">
        <w:r w:rsidRPr="00595651" w:rsidDel="002C7B32">
          <w:rPr>
            <w:rFonts w:ascii="Times New Roman" w:hAnsi="Times New Roman" w:cs="Times New Roman"/>
            <w:sz w:val="24"/>
            <w:szCs w:val="24"/>
          </w:rPr>
          <w:delText>Les caractéristiques sociodémographiques et le secteur d’activité jouent un rôle déterminant dans la pauvreté des travailleurs.</w:delText>
        </w:r>
      </w:del>
    </w:p>
    <w:p w14:paraId="19D7A6B7" w14:textId="4B1016DC" w:rsidR="00595651" w:rsidRPr="00595651" w:rsidDel="002C7B32" w:rsidRDefault="00595651" w:rsidP="00595651">
      <w:pPr>
        <w:spacing w:line="360" w:lineRule="auto"/>
        <w:jc w:val="both"/>
        <w:rPr>
          <w:del w:id="429" w:author="hp" w:date="2025-03-04T14:54:00Z"/>
          <w:rFonts w:ascii="Times New Roman" w:hAnsi="Times New Roman" w:cs="Times New Roman"/>
          <w:sz w:val="24"/>
          <w:szCs w:val="24"/>
        </w:rPr>
      </w:pPr>
      <w:del w:id="430" w:author="hp" w:date="2025-03-04T14:54:00Z">
        <w:r w:rsidRPr="00595651" w:rsidDel="002C7B32">
          <w:rPr>
            <w:rFonts w:ascii="Times New Roman" w:hAnsi="Times New Roman" w:cs="Times New Roman"/>
            <w:sz w:val="24"/>
            <w:szCs w:val="24"/>
          </w:rPr>
          <w:delText>L’intérêt de cette étude réside dans sa capacité à mettre en lumière un pan souvent négligé de la pauvreté : la précarité des travailleurs. Elle permettra de questionner l’efficacité des politiques de lutte contre la pauvreté axées sur l’emploi et d’identifier des pistes d’amélioration pour rendre le travail réellement vecteur d’émancipation économique et sociale. En explorant les facteurs structurels et individuels qui contribuent à la précarité des travailleurs, cette recherche apportera une contribution précieuse aux débats académiques et aux décisions politiques.</w:delText>
        </w:r>
      </w:del>
    </w:p>
    <w:p w14:paraId="01236738" w14:textId="04A78CBB" w:rsidR="00595651" w:rsidRPr="00595651" w:rsidRDefault="00595651" w:rsidP="00595651">
      <w:pPr>
        <w:spacing w:line="360" w:lineRule="auto"/>
        <w:jc w:val="both"/>
        <w:rPr>
          <w:rFonts w:ascii="Times New Roman" w:hAnsi="Times New Roman" w:cs="Times New Roman"/>
          <w:sz w:val="24"/>
          <w:szCs w:val="24"/>
        </w:rPr>
      </w:pPr>
      <w:del w:id="431" w:author="hp" w:date="2025-03-04T14:54:00Z">
        <w:r w:rsidRPr="00595651" w:rsidDel="002C7B32">
          <w:rPr>
            <w:rFonts w:ascii="Times New Roman" w:hAnsi="Times New Roman" w:cs="Times New Roman"/>
            <w:sz w:val="24"/>
            <w:szCs w:val="24"/>
          </w:rPr>
          <w:delText>Pour atteindre ces objectifs, cette étude sera structurée en deux grandes parties. La première présentera une revue des fondements théoriques et des faits stylisés relatifs à la pauvreté des travailleurs. La seconde exposera la méthodologie adoptée pour tester nos hypothèses et analysera les résultats empiriques obtenus.</w:delText>
        </w:r>
      </w:del>
    </w:p>
    <w:sectPr w:rsidR="00595651" w:rsidRPr="00595651">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09" w:author="SADIA" w:date="2025-03-04T08:10:00Z" w:initials="S">
    <w:p w14:paraId="6BA7DA14" w14:textId="4AC7B0E7" w:rsidR="00C4326C" w:rsidRDefault="00C4326C">
      <w:pPr>
        <w:pStyle w:val="Commentaire"/>
      </w:pPr>
      <w:r>
        <w:rPr>
          <w:rStyle w:val="Marquedecommentaire"/>
        </w:rPr>
        <w:annotationRef/>
      </w:r>
      <w:r>
        <w:t>Celui-ci ca va</w:t>
      </w:r>
    </w:p>
  </w:comment>
  <w:comment w:id="143" w:author="SADIA" w:date="2025-03-04T07:24:00Z" w:initials="S">
    <w:p w14:paraId="128F32C6" w14:textId="77777777" w:rsidR="008B7A3F" w:rsidRDefault="008B7A3F">
      <w:pPr>
        <w:pStyle w:val="Commentaire"/>
      </w:pPr>
      <w:r>
        <w:rPr>
          <w:rStyle w:val="Marquedecommentaire"/>
        </w:rPr>
        <w:annotationRef/>
      </w:r>
      <w:r>
        <w:t>Insérer le seuil national</w:t>
      </w:r>
    </w:p>
  </w:comment>
  <w:comment w:id="193" w:author="SADIA" w:date="2025-03-04T07:27:00Z" w:initials="S">
    <w:p w14:paraId="1A9B94A6" w14:textId="77777777" w:rsidR="008B7A3F" w:rsidRDefault="008B7A3F">
      <w:pPr>
        <w:pStyle w:val="Commentaire"/>
      </w:pPr>
      <w:r>
        <w:rPr>
          <w:rStyle w:val="Marquedecommentaire"/>
        </w:rPr>
        <w:annotationRef/>
      </w:r>
      <w:r>
        <w:t>Trouve une formulation pour dire déterminants de la pauvreté des travailleurs.</w:t>
      </w:r>
    </w:p>
  </w:comment>
  <w:comment w:id="230" w:author="SADIA" w:date="2025-03-04T07:30:00Z" w:initials="S">
    <w:p w14:paraId="5DA2590D" w14:textId="4CA49DBE" w:rsidR="00B5051C" w:rsidRDefault="00B5051C">
      <w:pPr>
        <w:pStyle w:val="Commentaire"/>
      </w:pPr>
      <w:r>
        <w:rPr>
          <w:rStyle w:val="Marquedecommentaire"/>
        </w:rPr>
        <w:annotationRef/>
      </w:r>
      <w:r w:rsidR="00610D17">
        <w:t>Faut faire comme le premier là au moins</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BA7DA14" w15:done="0"/>
  <w15:commentEx w15:paraId="128F32C6" w15:done="0"/>
  <w15:commentEx w15:paraId="1A9B94A6" w15:done="0"/>
  <w15:commentEx w15:paraId="5DA2590D"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582DDF" w14:textId="77777777" w:rsidR="00FD3153" w:rsidRDefault="00FD3153" w:rsidP="00595651">
      <w:pPr>
        <w:spacing w:after="0" w:line="240" w:lineRule="auto"/>
      </w:pPr>
      <w:r>
        <w:separator/>
      </w:r>
    </w:p>
  </w:endnote>
  <w:endnote w:type="continuationSeparator" w:id="0">
    <w:p w14:paraId="667A7D88" w14:textId="77777777" w:rsidR="00FD3153" w:rsidRDefault="00FD3153" w:rsidP="005956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F185DB" w14:textId="77777777" w:rsidR="00FD3153" w:rsidRDefault="00FD3153" w:rsidP="00595651">
      <w:pPr>
        <w:spacing w:after="0" w:line="240" w:lineRule="auto"/>
      </w:pPr>
      <w:r>
        <w:separator/>
      </w:r>
    </w:p>
  </w:footnote>
  <w:footnote w:type="continuationSeparator" w:id="0">
    <w:p w14:paraId="737AC2A8" w14:textId="77777777" w:rsidR="00FD3153" w:rsidRDefault="00FD3153" w:rsidP="00595651">
      <w:pPr>
        <w:spacing w:after="0" w:line="240" w:lineRule="auto"/>
      </w:pPr>
      <w:r>
        <w:continuationSeparator/>
      </w:r>
    </w:p>
  </w:footnote>
  <w:footnote w:id="1">
    <w:p w14:paraId="4F909B86" w14:textId="77777777" w:rsidR="00595651" w:rsidRPr="00CE549E" w:rsidDel="00B16AB9" w:rsidRDefault="00595651" w:rsidP="00595651">
      <w:pPr>
        <w:pStyle w:val="Notedebasdepage"/>
        <w:rPr>
          <w:del w:id="31" w:author="hp" w:date="2025-03-04T22:22:00Z"/>
        </w:rPr>
      </w:pPr>
      <w:del w:id="32" w:author="hp" w:date="2025-03-04T22:22:00Z">
        <w:r w:rsidDel="00B16AB9">
          <w:rPr>
            <w:rStyle w:val="Appelnotedebasdep"/>
          </w:rPr>
          <w:footnoteRef/>
        </w:r>
        <w:r w:rsidRPr="00CE549E" w:rsidDel="00B16AB9">
          <w:delText xml:space="preserve"> </w:delText>
        </w:r>
        <w:r w:rsidR="00F312E3" w:rsidDel="00B16AB9">
          <w:fldChar w:fldCharType="begin"/>
        </w:r>
        <w:r w:rsidR="00F312E3" w:rsidDel="00B16AB9">
          <w:delInstrText xml:space="preserve"> HYPERLINK "https://www.gouv.ci/_actualite-article.php?recordID=10688" </w:delInstrText>
        </w:r>
        <w:r w:rsidR="00F312E3" w:rsidDel="00B16AB9">
          <w:fldChar w:fldCharType="separate"/>
        </w:r>
        <w:r w:rsidRPr="00CE549E" w:rsidDel="00B16AB9">
          <w:rPr>
            <w:rStyle w:val="Lienhypertexte"/>
          </w:rPr>
          <w:delText>https://www.gouv.ci/_actualite-article.php?recordID=10688</w:delText>
        </w:r>
        <w:r w:rsidR="00F312E3" w:rsidDel="00B16AB9">
          <w:rPr>
            <w:rStyle w:val="Lienhypertexte"/>
          </w:rPr>
          <w:fldChar w:fldCharType="end"/>
        </w:r>
        <w:r w:rsidRPr="00CE549E" w:rsidDel="00B16AB9">
          <w:delText xml:space="preserve"> (co</w:delText>
        </w:r>
        <w:r w:rsidRPr="00410B0C" w:rsidDel="00B16AB9">
          <w:delText>n</w:delText>
        </w:r>
        <w:r w:rsidRPr="00CE549E" w:rsidDel="00B16AB9">
          <w:delText>sult</w:delText>
        </w:r>
        <w:r w:rsidRPr="00410B0C" w:rsidDel="00B16AB9">
          <w:delText>é</w:delText>
        </w:r>
        <w:r w:rsidDel="00B16AB9">
          <w:delText xml:space="preserve"> le 11/08/2024 à 10h18)</w:delText>
        </w:r>
      </w:del>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B56E29"/>
    <w:multiLevelType w:val="multilevel"/>
    <w:tmpl w:val="E8048978"/>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b/>
      </w:rPr>
    </w:lvl>
    <w:lvl w:ilvl="2">
      <w:start w:val="1"/>
      <w:numFmt w:val="decimal"/>
      <w:lvlText w:val="%3-"/>
      <w:lvlJc w:val="left"/>
      <w:pPr>
        <w:ind w:left="2160" w:hanging="360"/>
      </w:pPr>
      <w:rPr>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536307"/>
    <w:multiLevelType w:val="multilevel"/>
    <w:tmpl w:val="A116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p">
    <w15:presenceInfo w15:providerId="Windows Live" w15:userId="637750346997095e"/>
  </w15:person>
  <w15:person w15:author="SADIA">
    <w15:presenceInfo w15:providerId="Windows Live" w15:userId="2b91cd6a426fa2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5651"/>
    <w:rsid w:val="00097A7F"/>
    <w:rsid w:val="000E27CC"/>
    <w:rsid w:val="00172B35"/>
    <w:rsid w:val="001A125F"/>
    <w:rsid w:val="001F5B4A"/>
    <w:rsid w:val="0029784A"/>
    <w:rsid w:val="002C7B32"/>
    <w:rsid w:val="002F0F3E"/>
    <w:rsid w:val="003029E2"/>
    <w:rsid w:val="003A66C6"/>
    <w:rsid w:val="00406300"/>
    <w:rsid w:val="00415A14"/>
    <w:rsid w:val="004172FF"/>
    <w:rsid w:val="004822E8"/>
    <w:rsid w:val="004B231B"/>
    <w:rsid w:val="00552833"/>
    <w:rsid w:val="00556E8E"/>
    <w:rsid w:val="00595651"/>
    <w:rsid w:val="00597049"/>
    <w:rsid w:val="005B4C29"/>
    <w:rsid w:val="005E311C"/>
    <w:rsid w:val="00606C69"/>
    <w:rsid w:val="00610D17"/>
    <w:rsid w:val="00650F2E"/>
    <w:rsid w:val="00661EF0"/>
    <w:rsid w:val="006B56A1"/>
    <w:rsid w:val="007018AA"/>
    <w:rsid w:val="007517EB"/>
    <w:rsid w:val="007B0217"/>
    <w:rsid w:val="007C3303"/>
    <w:rsid w:val="0080524C"/>
    <w:rsid w:val="008B7A3F"/>
    <w:rsid w:val="00987FA6"/>
    <w:rsid w:val="009B3F09"/>
    <w:rsid w:val="009D168E"/>
    <w:rsid w:val="00A645CC"/>
    <w:rsid w:val="00AD0A89"/>
    <w:rsid w:val="00B115B2"/>
    <w:rsid w:val="00B16AB9"/>
    <w:rsid w:val="00B5051C"/>
    <w:rsid w:val="00B54685"/>
    <w:rsid w:val="00B86F16"/>
    <w:rsid w:val="00B907E2"/>
    <w:rsid w:val="00C41A06"/>
    <w:rsid w:val="00C4326C"/>
    <w:rsid w:val="00C53DC3"/>
    <w:rsid w:val="00C84A02"/>
    <w:rsid w:val="00CC6089"/>
    <w:rsid w:val="00CD2669"/>
    <w:rsid w:val="00CF5EE0"/>
    <w:rsid w:val="00CF7A21"/>
    <w:rsid w:val="00D65525"/>
    <w:rsid w:val="00D73BF2"/>
    <w:rsid w:val="00DF5FE7"/>
    <w:rsid w:val="00E01539"/>
    <w:rsid w:val="00E156AB"/>
    <w:rsid w:val="00E24E75"/>
    <w:rsid w:val="00E32884"/>
    <w:rsid w:val="00F312E3"/>
    <w:rsid w:val="00FD315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5BF33"/>
  <w15:chartTrackingRefBased/>
  <w15:docId w15:val="{53752415-EFF4-4421-80E6-34A2178BE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7B32"/>
  </w:style>
  <w:style w:type="paragraph" w:styleId="Titre1">
    <w:name w:val="heading 1"/>
    <w:basedOn w:val="Normal"/>
    <w:next w:val="Normal"/>
    <w:link w:val="Titre1Car"/>
    <w:uiPriority w:val="9"/>
    <w:qFormat/>
    <w:rsid w:val="00595651"/>
    <w:pPr>
      <w:ind w:left="1800"/>
      <w:outlineLvl w:val="0"/>
    </w:pPr>
    <w:rPr>
      <w:rFonts w:ascii="Times New Roman" w:eastAsiaTheme="minorEastAsia" w:hAnsi="Times New Roman" w:cs="Times New Roman"/>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95651"/>
    <w:rPr>
      <w:rFonts w:ascii="Times New Roman" w:eastAsiaTheme="minorEastAsia" w:hAnsi="Times New Roman" w:cs="Times New Roman"/>
      <w:b/>
      <w:bCs/>
      <w:sz w:val="24"/>
      <w:szCs w:val="24"/>
    </w:rPr>
  </w:style>
  <w:style w:type="paragraph" w:styleId="Notedebasdepage">
    <w:name w:val="footnote text"/>
    <w:basedOn w:val="Normal"/>
    <w:link w:val="NotedebasdepageCar"/>
    <w:uiPriority w:val="99"/>
    <w:semiHidden/>
    <w:unhideWhenUsed/>
    <w:rsid w:val="00595651"/>
    <w:pPr>
      <w:spacing w:after="0" w:line="240" w:lineRule="auto"/>
    </w:pPr>
    <w:rPr>
      <w:rFonts w:ascii="Aptos" w:eastAsia="Aptos" w:hAnsi="Aptos" w:cs="Aptos"/>
      <w:sz w:val="20"/>
      <w:szCs w:val="20"/>
      <w:lang w:eastAsia="fr-FR"/>
    </w:rPr>
  </w:style>
  <w:style w:type="character" w:customStyle="1" w:styleId="NotedebasdepageCar">
    <w:name w:val="Note de bas de page Car"/>
    <w:basedOn w:val="Policepardfaut"/>
    <w:link w:val="Notedebasdepage"/>
    <w:uiPriority w:val="99"/>
    <w:semiHidden/>
    <w:rsid w:val="00595651"/>
    <w:rPr>
      <w:rFonts w:ascii="Aptos" w:eastAsia="Aptos" w:hAnsi="Aptos" w:cs="Aptos"/>
      <w:sz w:val="20"/>
      <w:szCs w:val="20"/>
      <w:lang w:eastAsia="fr-FR"/>
    </w:rPr>
  </w:style>
  <w:style w:type="character" w:styleId="Appelnotedebasdep">
    <w:name w:val="footnote reference"/>
    <w:basedOn w:val="Policepardfaut"/>
    <w:uiPriority w:val="99"/>
    <w:semiHidden/>
    <w:unhideWhenUsed/>
    <w:rsid w:val="00595651"/>
    <w:rPr>
      <w:vertAlign w:val="superscript"/>
    </w:rPr>
  </w:style>
  <w:style w:type="character" w:styleId="Lienhypertexte">
    <w:name w:val="Hyperlink"/>
    <w:basedOn w:val="Policepardfaut"/>
    <w:uiPriority w:val="99"/>
    <w:unhideWhenUsed/>
    <w:rsid w:val="00595651"/>
    <w:rPr>
      <w:color w:val="0563C1" w:themeColor="hyperlink"/>
      <w:u w:val="single"/>
    </w:rPr>
  </w:style>
  <w:style w:type="character" w:styleId="Marquedecommentaire">
    <w:name w:val="annotation reference"/>
    <w:basedOn w:val="Policepardfaut"/>
    <w:uiPriority w:val="99"/>
    <w:semiHidden/>
    <w:unhideWhenUsed/>
    <w:rsid w:val="008B7A3F"/>
    <w:rPr>
      <w:sz w:val="16"/>
      <w:szCs w:val="16"/>
    </w:rPr>
  </w:style>
  <w:style w:type="paragraph" w:styleId="Commentaire">
    <w:name w:val="annotation text"/>
    <w:basedOn w:val="Normal"/>
    <w:link w:val="CommentaireCar"/>
    <w:uiPriority w:val="99"/>
    <w:semiHidden/>
    <w:unhideWhenUsed/>
    <w:rsid w:val="008B7A3F"/>
    <w:pPr>
      <w:spacing w:line="240" w:lineRule="auto"/>
    </w:pPr>
    <w:rPr>
      <w:sz w:val="20"/>
      <w:szCs w:val="20"/>
    </w:rPr>
  </w:style>
  <w:style w:type="character" w:customStyle="1" w:styleId="CommentaireCar">
    <w:name w:val="Commentaire Car"/>
    <w:basedOn w:val="Policepardfaut"/>
    <w:link w:val="Commentaire"/>
    <w:uiPriority w:val="99"/>
    <w:semiHidden/>
    <w:rsid w:val="008B7A3F"/>
    <w:rPr>
      <w:sz w:val="20"/>
      <w:szCs w:val="20"/>
    </w:rPr>
  </w:style>
  <w:style w:type="paragraph" w:styleId="Objetducommentaire">
    <w:name w:val="annotation subject"/>
    <w:basedOn w:val="Commentaire"/>
    <w:next w:val="Commentaire"/>
    <w:link w:val="ObjetducommentaireCar"/>
    <w:uiPriority w:val="99"/>
    <w:semiHidden/>
    <w:unhideWhenUsed/>
    <w:rsid w:val="008B7A3F"/>
    <w:rPr>
      <w:b/>
      <w:bCs/>
    </w:rPr>
  </w:style>
  <w:style w:type="character" w:customStyle="1" w:styleId="ObjetducommentaireCar">
    <w:name w:val="Objet du commentaire Car"/>
    <w:basedOn w:val="CommentaireCar"/>
    <w:link w:val="Objetducommentaire"/>
    <w:uiPriority w:val="99"/>
    <w:semiHidden/>
    <w:rsid w:val="008B7A3F"/>
    <w:rPr>
      <w:b/>
      <w:bCs/>
      <w:sz w:val="20"/>
      <w:szCs w:val="20"/>
    </w:rPr>
  </w:style>
  <w:style w:type="paragraph" w:styleId="Textedebulles">
    <w:name w:val="Balloon Text"/>
    <w:basedOn w:val="Normal"/>
    <w:link w:val="TextedebullesCar"/>
    <w:uiPriority w:val="99"/>
    <w:semiHidden/>
    <w:unhideWhenUsed/>
    <w:rsid w:val="008B7A3F"/>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8B7A3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5095</Words>
  <Characters>29048</Characters>
  <Application>Microsoft Office Word</Application>
  <DocSecurity>0</DocSecurity>
  <Lines>242</Lines>
  <Paragraphs>68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SADIA</cp:lastModifiedBy>
  <cp:revision>2</cp:revision>
  <dcterms:created xsi:type="dcterms:W3CDTF">2025-03-04T23:21:00Z</dcterms:created>
  <dcterms:modified xsi:type="dcterms:W3CDTF">2025-03-04T23:21:00Z</dcterms:modified>
</cp:coreProperties>
</file>